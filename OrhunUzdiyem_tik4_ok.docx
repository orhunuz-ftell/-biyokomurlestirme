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1D57" w14:textId="77777777" w:rsidR="0005609A" w:rsidRDefault="00000000">
      <w:pPr>
        <w:pStyle w:val="KonuBal"/>
        <w:spacing w:after="240"/>
        <w:jc w:val="left"/>
        <w:rPr>
          <w:rFonts w:ascii="Arial" w:hAnsi="Arial" w:cs="Arial"/>
          <w:b w:val="0"/>
          <w:lang w:val="tr-TR"/>
        </w:rPr>
      </w:pPr>
      <w:r>
        <w:rPr>
          <w:noProof/>
          <w:lang w:val="tr-TR" w:eastAsia="tr-TR"/>
        </w:rPr>
        <w:drawing>
          <wp:anchor distT="0" distB="0" distL="114300" distR="114300" simplePos="0" relativeHeight="251658240" behindDoc="0" locked="0" layoutInCell="1" allowOverlap="1" wp14:anchorId="18B59CD7" wp14:editId="0A4EAC1D">
            <wp:simplePos x="0" y="0"/>
            <wp:positionH relativeFrom="column">
              <wp:posOffset>5165725</wp:posOffset>
            </wp:positionH>
            <wp:positionV relativeFrom="paragraph">
              <wp:posOffset>-635</wp:posOffset>
            </wp:positionV>
            <wp:extent cx="744855" cy="744855"/>
            <wp:effectExtent l="0" t="0" r="0" b="0"/>
            <wp:wrapNone/>
            <wp:docPr id="4" name="Resim 4" descr="fen-bilimleri-ens-WEB"/>
            <wp:cNvGraphicFramePr/>
            <a:graphic xmlns:a="http://schemas.openxmlformats.org/drawingml/2006/main">
              <a:graphicData uri="http://schemas.openxmlformats.org/drawingml/2006/picture">
                <pic:pic xmlns:pic="http://schemas.openxmlformats.org/drawingml/2006/picture">
                  <pic:nvPicPr>
                    <pic:cNvPr id="0" name="Picture 4" descr="fen-bilimleri-ens-WEB"/>
                    <pic:cNvPicPr/>
                  </pic:nvPicPr>
                  <pic:blipFill dpi="0">
                    <a:blip r:embed="rId8" cstate="print"/>
                    <a:srcRect/>
                    <a:stretch>
                      <a:fillRect/>
                    </a:stretch>
                  </pic:blipFill>
                  <pic:spPr bwMode="auto">
                    <a:xfrm>
                      <a:off x="0" y="0"/>
                      <a:ext cx="744855" cy="744855"/>
                    </a:xfrm>
                    <a:prstGeom prst="rect">
                      <a:avLst/>
                    </a:prstGeom>
                    <a:noFill/>
                    <a:ln>
                      <a:noFill/>
                    </a:ln>
                  </pic:spPr>
                </pic:pic>
              </a:graphicData>
            </a:graphic>
          </wp:anchor>
        </w:drawing>
      </w:r>
      <w:r>
        <w:rPr>
          <w:noProof/>
          <w:lang w:val="tr-TR" w:eastAsia="tr-TR"/>
        </w:rPr>
        <w:drawing>
          <wp:anchor distT="0" distB="0" distL="114300" distR="114300" simplePos="0" relativeHeight="2" behindDoc="0" locked="0" layoutInCell="1" allowOverlap="1" wp14:anchorId="072D9D5F" wp14:editId="7BFAE7E7">
            <wp:simplePos x="0" y="0"/>
            <wp:positionH relativeFrom="column">
              <wp:posOffset>-635</wp:posOffset>
            </wp:positionH>
            <wp:positionV relativeFrom="paragraph">
              <wp:posOffset>-635</wp:posOffset>
            </wp:positionV>
            <wp:extent cx="713740" cy="713740"/>
            <wp:effectExtent l="0" t="0" r="0" b="0"/>
            <wp:wrapNone/>
            <wp:docPr id="1" name="Picture 5" descr="Üni-Pa A.Ş. Bilgi Sistemleri"/>
            <wp:cNvGraphicFramePr/>
            <a:graphic xmlns:a="http://schemas.openxmlformats.org/drawingml/2006/main">
              <a:graphicData uri="http://schemas.openxmlformats.org/drawingml/2006/picture">
                <pic:pic xmlns:pic="http://schemas.openxmlformats.org/drawingml/2006/picture">
                  <pic:nvPicPr>
                    <pic:cNvPr id="0" name="Picture 5" descr="Üni-Pa A.Ş. Bilgi Sistemleri"/>
                    <pic:cNvPicPr/>
                  </pic:nvPicPr>
                  <pic:blipFill dpi="0">
                    <a:blip r:embed="rId9" cstate="print"/>
                    <a:srcRect/>
                    <a:stretch>
                      <a:fillRect/>
                    </a:stretch>
                  </pic:blipFill>
                  <pic:spPr bwMode="auto">
                    <a:xfrm>
                      <a:off x="0" y="0"/>
                      <a:ext cx="713740" cy="713740"/>
                    </a:xfrm>
                    <a:prstGeom prst="rect">
                      <a:avLst/>
                    </a:prstGeom>
                    <a:noFill/>
                    <a:ln>
                      <a:noFill/>
                    </a:ln>
                  </pic:spPr>
                </pic:pic>
              </a:graphicData>
            </a:graphic>
          </wp:anchor>
        </w:drawing>
      </w:r>
    </w:p>
    <w:p w14:paraId="41D18A31" w14:textId="77777777" w:rsidR="0005609A" w:rsidRDefault="00000000">
      <w:pPr>
        <w:spacing w:before="30" w:after="240"/>
        <w:ind w:left="720" w:hanging="720"/>
        <w:jc w:val="center"/>
        <w:rPr>
          <w:b/>
          <w:caps/>
        </w:rPr>
      </w:pPr>
      <w:r>
        <w:rPr>
          <w:b/>
          <w:caps/>
        </w:rPr>
        <w:t>ege üniversİtesİ</w:t>
      </w:r>
    </w:p>
    <w:p w14:paraId="1EAF4FBF" w14:textId="77777777" w:rsidR="0005609A" w:rsidRDefault="00000000">
      <w:pPr>
        <w:spacing w:before="30" w:after="240"/>
        <w:ind w:left="720" w:hanging="720"/>
        <w:jc w:val="center"/>
        <w:rPr>
          <w:b/>
          <w:caps/>
        </w:rPr>
      </w:pPr>
      <w:r>
        <w:rPr>
          <w:b/>
          <w:caps/>
        </w:rPr>
        <w:t>Fen Bİlİmlerİ Enstİtüsü</w:t>
      </w:r>
    </w:p>
    <w:p w14:paraId="469312FA" w14:textId="77777777" w:rsidR="0005609A" w:rsidRDefault="0005609A">
      <w:pPr>
        <w:spacing w:after="240"/>
        <w:jc w:val="center"/>
        <w:rPr>
          <w:b/>
          <w:sz w:val="22"/>
          <w:szCs w:val="22"/>
        </w:rPr>
      </w:pPr>
    </w:p>
    <w:p w14:paraId="134BCA54" w14:textId="77777777" w:rsidR="0005609A" w:rsidRDefault="00000000">
      <w:pPr>
        <w:spacing w:after="240"/>
        <w:jc w:val="center"/>
        <w:rPr>
          <w:b/>
        </w:rPr>
      </w:pPr>
      <w:r>
        <w:rPr>
          <w:b/>
        </w:rPr>
        <w:t>DOKTORA TEZ İZLEME RAPORU-4</w:t>
      </w:r>
    </w:p>
    <w:p w14:paraId="5D9DB342" w14:textId="77777777" w:rsidR="0005609A" w:rsidRDefault="0005609A">
      <w:pPr>
        <w:spacing w:after="240"/>
        <w:jc w:val="center"/>
        <w:rPr>
          <w:b/>
          <w:u w:val="single"/>
        </w:rPr>
      </w:pPr>
    </w:p>
    <w:p w14:paraId="05F2D468" w14:textId="77777777" w:rsidR="0005609A" w:rsidRDefault="00000000">
      <w:pPr>
        <w:spacing w:before="240" w:after="240"/>
        <w:rPr>
          <w:b/>
          <w:u w:val="single"/>
        </w:rPr>
      </w:pPr>
      <w:r>
        <w:rPr>
          <w:b/>
          <w:u w:val="single"/>
        </w:rPr>
        <w:t>A. TEZ PROJESİNE İLİŞKİN GENEL BİLGİLER</w:t>
      </w:r>
    </w:p>
    <w:p w14:paraId="4FCB3CB2" w14:textId="77777777" w:rsidR="0005609A" w:rsidRDefault="00000000">
      <w:pPr>
        <w:tabs>
          <w:tab w:val="left" w:pos="1620"/>
        </w:tabs>
        <w:spacing w:after="240" w:line="276" w:lineRule="auto"/>
        <w:jc w:val="both"/>
        <w:rPr>
          <w:b/>
        </w:rPr>
      </w:pPr>
      <w:r>
        <w:rPr>
          <w:b/>
        </w:rPr>
        <w:t>A.1 Tezin Adı:</w:t>
      </w:r>
      <w:r>
        <w:rPr>
          <w:b/>
        </w:rPr>
        <w:tab/>
      </w:r>
      <w:r>
        <w:rPr>
          <w:bCs/>
        </w:rPr>
        <w:t xml:space="preserve">Biyokütleden Elde Edilen Biyoyağ Kompozisyonunun Makine Öğrenmesi ile </w:t>
      </w:r>
      <w:r>
        <w:rPr>
          <w:bCs/>
        </w:rPr>
        <w:br/>
      </w:r>
      <w:r>
        <w:rPr>
          <w:bCs/>
        </w:rPr>
        <w:tab/>
        <w:t>Tahmini ve Model Öngörülü Kontrol Tabanlı Süreç Optimizasyonu</w:t>
      </w:r>
    </w:p>
    <w:p w14:paraId="42E46B3B" w14:textId="77777777" w:rsidR="0005609A" w:rsidRDefault="00000000">
      <w:pPr>
        <w:spacing w:after="240"/>
        <w:jc w:val="both"/>
        <w:rPr>
          <w:bCs/>
          <w:color w:val="FF0000"/>
        </w:rPr>
      </w:pPr>
      <w:r>
        <w:rPr>
          <w:b/>
        </w:rPr>
        <w:t xml:space="preserve">A.2 Tez Danışmanı ve Yürütücüsü </w:t>
      </w:r>
    </w:p>
    <w:p w14:paraId="4FF285DB" w14:textId="77777777" w:rsidR="0005609A" w:rsidRDefault="00000000">
      <w:pPr>
        <w:numPr>
          <w:ilvl w:val="0"/>
          <w:numId w:val="18"/>
        </w:numPr>
        <w:tabs>
          <w:tab w:val="left" w:pos="3060"/>
        </w:tabs>
        <w:spacing w:after="240"/>
      </w:pPr>
      <w:r>
        <w:rPr>
          <w:b/>
        </w:rPr>
        <w:t xml:space="preserve">Tez Danışmanı: </w:t>
      </w:r>
      <w:r>
        <w:rPr>
          <w:b/>
        </w:rPr>
        <w:tab/>
      </w:r>
      <w:r>
        <w:t>Dr.</w:t>
      </w:r>
      <w:r w:rsidRPr="00181F20">
        <w:rPr>
          <w:lang w:eastAsia="en-US" w:bidi="en-US"/>
        </w:rPr>
        <w:t xml:space="preserve"> Öğretim Üyesi</w:t>
      </w:r>
      <w:r>
        <w:t xml:space="preserve"> Özben KUTLU</w:t>
      </w:r>
    </w:p>
    <w:p w14:paraId="26061114" w14:textId="1E803688" w:rsidR="0005609A" w:rsidRDefault="00000000">
      <w:pPr>
        <w:numPr>
          <w:ilvl w:val="0"/>
          <w:numId w:val="18"/>
        </w:numPr>
        <w:tabs>
          <w:tab w:val="left" w:pos="3060"/>
        </w:tabs>
        <w:spacing w:after="240"/>
        <w:rPr>
          <w:bCs/>
        </w:rPr>
      </w:pPr>
      <w:r>
        <w:rPr>
          <w:b/>
        </w:rPr>
        <w:t xml:space="preserve">Tez İzleme Komitesi: </w:t>
      </w:r>
      <w:r>
        <w:rPr>
          <w:b/>
        </w:rPr>
        <w:tab/>
      </w:r>
      <w:del w:id="0" w:author="Ozben Kutlu" w:date="2025-12-15T09:42:00Z" w16du:dateUtc="2025-12-15T06:42:00Z">
        <w:r w:rsidDel="000F0471">
          <w:rPr>
            <w:bCs/>
          </w:rPr>
          <w:delText>Prof. Dr. Hayati OLGUN,</w:delText>
        </w:r>
        <w:r w:rsidDel="000F0471">
          <w:rPr>
            <w:b/>
          </w:rPr>
          <w:delText xml:space="preserve"> </w:delText>
        </w:r>
      </w:del>
      <w:r>
        <w:rPr>
          <w:bCs/>
        </w:rPr>
        <w:t>Prof. Dr. Harun Kemal ÖZTÜRK,</w:t>
      </w:r>
      <w:r>
        <w:rPr>
          <w:bCs/>
        </w:rPr>
        <w:br/>
      </w:r>
      <w:r>
        <w:rPr>
          <w:bCs/>
        </w:rPr>
        <w:tab/>
        <w:t xml:space="preserve">Dr. Öğretim Üyesi </w:t>
      </w:r>
      <w:ins w:id="1" w:author="Ozben Kutlu" w:date="2025-12-15T09:42:00Z" w16du:dateUtc="2025-12-15T06:42:00Z">
        <w:r w:rsidR="000F0471">
          <w:rPr>
            <w:bCs/>
          </w:rPr>
          <w:t xml:space="preserve">Hasan </w:t>
        </w:r>
        <w:r w:rsidR="00677333">
          <w:rPr>
            <w:bCs/>
          </w:rPr>
          <w:t>SARPTAŞ</w:t>
        </w:r>
      </w:ins>
      <w:del w:id="2" w:author="Ozben Kutlu" w:date="2025-12-15T09:42:00Z" w16du:dateUtc="2025-12-15T06:42:00Z">
        <w:r w:rsidDel="000F0471">
          <w:rPr>
            <w:bCs/>
          </w:rPr>
          <w:delText>Özben KUTLU</w:delText>
        </w:r>
      </w:del>
    </w:p>
    <w:p w14:paraId="51CA0308" w14:textId="77777777" w:rsidR="0005609A" w:rsidRDefault="00000000">
      <w:pPr>
        <w:numPr>
          <w:ilvl w:val="0"/>
          <w:numId w:val="18"/>
        </w:numPr>
        <w:tabs>
          <w:tab w:val="left" w:pos="3060"/>
        </w:tabs>
        <w:spacing w:after="240"/>
      </w:pPr>
      <w:r>
        <w:rPr>
          <w:b/>
        </w:rPr>
        <w:t>Tez Yürütücüsü:</w:t>
      </w:r>
      <w:r>
        <w:t xml:space="preserve"> </w:t>
      </w:r>
      <w:r>
        <w:tab/>
        <w:t xml:space="preserve">Orhun UZDİYEM                                         </w:t>
      </w:r>
    </w:p>
    <w:p w14:paraId="4DE330C8" w14:textId="77777777" w:rsidR="0005609A" w:rsidRDefault="00000000">
      <w:pPr>
        <w:tabs>
          <w:tab w:val="left" w:pos="4230"/>
        </w:tabs>
        <w:spacing w:after="240"/>
      </w:pPr>
      <w:r>
        <w:rPr>
          <w:b/>
        </w:rPr>
        <w:t xml:space="preserve">A.3 Tezin Yürütüldüğü Anabilim Dalı: </w:t>
      </w:r>
      <w:r>
        <w:rPr>
          <w:b/>
        </w:rPr>
        <w:tab/>
      </w:r>
      <w:r>
        <w:t xml:space="preserve">Güneş Enerjisi Enstitüsü - </w:t>
      </w:r>
      <w:r>
        <w:br/>
      </w:r>
      <w:r>
        <w:tab/>
        <w:t>Enerji Teknolojisi Bilim Dalı</w:t>
      </w:r>
    </w:p>
    <w:p w14:paraId="1FD3518F" w14:textId="77777777" w:rsidR="0005609A" w:rsidRDefault="00000000">
      <w:pPr>
        <w:spacing w:after="240"/>
      </w:pPr>
      <w:r>
        <w:rPr>
          <w:b/>
        </w:rPr>
        <w:t>A.4 Tezin Yürütülmesinde İş birliği Yapılacak Kurum ve Kuruluşlar:</w:t>
      </w:r>
      <w:r>
        <w:t xml:space="preserve"> -</w:t>
      </w:r>
    </w:p>
    <w:p w14:paraId="08EC99D1" w14:textId="77777777" w:rsidR="0005609A" w:rsidRDefault="00000000">
      <w:pPr>
        <w:spacing w:after="240"/>
        <w:rPr>
          <w:b/>
        </w:rPr>
      </w:pPr>
      <w:r>
        <w:rPr>
          <w:b/>
        </w:rPr>
        <w:t xml:space="preserve">A.5 Tezin Başlangıç ve Bitiş Tarihi: </w:t>
      </w:r>
      <w:r>
        <w:t>02/01/2024 -  02/06/2026</w:t>
      </w:r>
    </w:p>
    <w:p w14:paraId="77D5A99C" w14:textId="77777777" w:rsidR="0005609A" w:rsidRDefault="00000000">
      <w:pPr>
        <w:spacing w:after="240"/>
        <w:rPr>
          <w:b/>
          <w:u w:val="single"/>
        </w:rPr>
      </w:pPr>
      <w:r>
        <w:rPr>
          <w:b/>
          <w:u w:val="single"/>
        </w:rPr>
        <w:t>B. TEZİN PLANLANMASI VE YAPILAN ÇALIŞMALAR</w:t>
      </w:r>
    </w:p>
    <w:p w14:paraId="5AD8B8D6" w14:textId="77777777" w:rsidR="0005609A" w:rsidRDefault="00000000">
      <w:pPr>
        <w:spacing w:after="240" w:line="360" w:lineRule="auto"/>
        <w:jc w:val="both"/>
      </w:pPr>
      <w:r>
        <w:rPr>
          <w:b/>
          <w:bCs/>
        </w:rPr>
        <w:t>B.1 Tezin Amacı:</w:t>
      </w:r>
    </w:p>
    <w:p w14:paraId="4737CAA0" w14:textId="0E770E6A" w:rsidR="0005609A" w:rsidRDefault="00000000">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Bu tez çalışmasında biyokütlenin yavaş pirolizi sırasında ortaya çıkan ürün biyoyağın değerlendirilerek katma değerli ürüne dönüştürülmesi üzerinde durulmuştur. Biyoyağ, petrol türevlerine alternatif olabilecek değerli hidrokarbonları içeren bir üründür. Ancak, biyokütlenin türüne ve proses koşullarına bağlı olarak biyoyağ içeriği de oldukça değişkenlik gösterir [Zhang et al, 2017]. Bu durum, biyoyağın işlenmesi ve değerlendirilmesi süreçlerini karmaşıklaştırmaktadır. Çünkü biyoyağın işleneceği proses parametrelerinin belirlenmesinde temel etken biyoyağ kompozisyonudur. Ayrıca biyoyağ kalitesinin düşük olma ihtimali de uygulama alanını daraltmaktadır [Keskin </w:t>
      </w:r>
      <w:r w:rsidR="00181F20">
        <w:rPr>
          <w:rFonts w:ascii="Times New Roman" w:hAnsi="Times New Roman" w:cs="Times New Roman"/>
          <w:sz w:val="24"/>
          <w:szCs w:val="24"/>
        </w:rPr>
        <w:t xml:space="preserve">ve </w:t>
      </w:r>
      <w:r>
        <w:rPr>
          <w:rFonts w:ascii="Times New Roman" w:hAnsi="Times New Roman" w:cs="Times New Roman"/>
          <w:sz w:val="24"/>
          <w:szCs w:val="24"/>
        </w:rPr>
        <w:t>Duman, 2020]. Bu nedenlerle yükseltme reaksiyonları için pahalı proseslere ihtiyaç duyabilecek biyoyağın nasıl değerlendirileceğine karar vermek zorlaşmaktadır.</w:t>
      </w:r>
    </w:p>
    <w:p w14:paraId="426530A5" w14:textId="77777777" w:rsidR="0005609A" w:rsidRDefault="00000000">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Biyoyağ, değerli hidrokarbon içeriği ile gerek biyoyakıt gerek karbon nanomalzeme gerekse de karbon fiber gibi polimerlere dönüştürülebilen değerli bir ara üründür. Ancak kompozisyonunun kaynağa bağlı olarak farklılık göstermesi ve dolayısıyla da maliyetli yükseltgenme/indirgenme proseslerine ihtiyaç duyması sebebiyle ticari piroliz sistemlerinde verimli bir şekilde değerlendirilememektedir.</w:t>
      </w:r>
    </w:p>
    <w:p w14:paraId="3F07FF96" w14:textId="1751C868" w:rsidR="0005609A" w:rsidRDefault="00000000">
      <w:pPr>
        <w:spacing w:after="240" w:line="360" w:lineRule="auto"/>
        <w:jc w:val="both"/>
      </w:pPr>
      <w:r>
        <w:t xml:space="preserve">Bu çalışmanın temel amacı, biyokütleden elde edilen biyoyağın işlenmesi sonucu oluşan ürünün özelliklerin bakarak, girişte kullanılan biyoyağın içeriğini tahmin edebilen bir </w:t>
      </w:r>
      <w:r w:rsidR="003E7B8C">
        <w:t>yapay zeka</w:t>
      </w:r>
      <w:r>
        <w:t xml:space="preserve"> modeli geliştirmek ve bu tahminler doğrultusunda biyoyağın değerlendirildiği prosesin parametrelerinin belirlenmesine yardımcı olacak bir model öngörülü kontrol (MÖK) senaryosu geliştirmektir. </w:t>
      </w:r>
    </w:p>
    <w:p w14:paraId="30E4E892" w14:textId="77777777" w:rsidR="0005609A" w:rsidRDefault="00000000">
      <w:pPr>
        <w:spacing w:after="240" w:line="360" w:lineRule="auto"/>
        <w:ind w:left="540" w:hanging="540"/>
        <w:rPr>
          <w:b/>
          <w:bCs/>
        </w:rPr>
      </w:pPr>
      <w:r>
        <w:rPr>
          <w:b/>
          <w:bCs/>
        </w:rPr>
        <w:t>B.2 Dönem İçerisinde Yapılan Çalışmalar:</w:t>
      </w:r>
    </w:p>
    <w:p w14:paraId="58BB0307" w14:textId="5AC3A4B9" w:rsidR="0005609A" w:rsidRPr="00181F20" w:rsidRDefault="00000000" w:rsidP="00DE7D5A">
      <w:pPr>
        <w:spacing w:after="240" w:line="360" w:lineRule="auto"/>
        <w:jc w:val="both"/>
        <w:rPr>
          <w:lang w:eastAsia="en-US" w:bidi="en-US"/>
        </w:rPr>
      </w:pPr>
      <w:commentRangeStart w:id="3"/>
      <w:r>
        <w:t xml:space="preserve">Çalışmanın bu aşamasında </w:t>
      </w:r>
      <w:commentRangeEnd w:id="3"/>
      <w:r w:rsidR="000F0471">
        <w:rPr>
          <w:rStyle w:val="AklamaBavurusu"/>
          <w:rFonts w:ascii="Arial" w:hAnsi="Arial" w:cs="Arial"/>
          <w:color w:val="000000"/>
        </w:rPr>
        <w:commentReference w:id="3"/>
      </w:r>
      <w:r>
        <w:t>biyokütle pirolizi ile elde edilen biyo</w:t>
      </w:r>
      <w:del w:id="4" w:author="Ozben Kutlu" w:date="2025-12-15T20:14:00Z" w16du:dateUtc="2025-12-15T17:14:00Z">
        <w:r w:rsidDel="0019714A">
          <w:delText>-</w:delText>
        </w:r>
      </w:del>
      <w:r>
        <w:t xml:space="preserve">yağın buhar </w:t>
      </w:r>
      <w:proofErr w:type="spellStart"/>
      <w:r>
        <w:t>reforming</w:t>
      </w:r>
      <w:proofErr w:type="spellEnd"/>
      <w:r>
        <w:t xml:space="preserve"> işleminden çıkan s</w:t>
      </w:r>
      <w:ins w:id="5" w:author="Ozben Kutlu" w:date="2025-12-15T09:42:00Z" w16du:dateUtc="2025-12-15T06:42:00Z">
        <w:r w:rsidR="000F0471">
          <w:t>i</w:t>
        </w:r>
      </w:ins>
      <w:del w:id="6" w:author="Ozben Kutlu" w:date="2025-12-15T09:42:00Z" w16du:dateUtc="2025-12-15T06:42:00Z">
        <w:r w:rsidDel="000F0471">
          <w:delText>ı</w:delText>
        </w:r>
      </w:del>
      <w:r>
        <w:t>ngaz kompozisyonuna bakarak, girişte kullanılan biyo</w:t>
      </w:r>
      <w:del w:id="7" w:author="Ozben Kutlu" w:date="2025-12-15T20:14:00Z" w16du:dateUtc="2025-12-15T17:14:00Z">
        <w:r w:rsidDel="0019714A">
          <w:delText>-</w:delText>
        </w:r>
      </w:del>
      <w:r>
        <w:t>yağın kompozisyonunu tahmin etmeye çalıştık. Bu amaçla tersten çalışan bir tahmin modeli geliştirdik</w:t>
      </w:r>
      <w:r w:rsidRPr="00181F20">
        <w:rPr>
          <w:lang w:eastAsia="en-US" w:bidi="en-US"/>
        </w:rPr>
        <w:t xml:space="preserve">. Piroliz biyoyağı karakterizasyonu ve singaz tahminleme modeli </w:t>
      </w:r>
      <w:del w:id="8" w:author="Ozben Kutlu" w:date="2025-12-15T09:42:00Z" w16du:dateUtc="2025-12-15T06:42:00Z">
        <w:r w:rsidRPr="00181F20" w:rsidDel="000F0471">
          <w:rPr>
            <w:lang w:eastAsia="en-US" w:bidi="en-US"/>
          </w:rPr>
          <w:delText xml:space="preserve">Figür </w:delText>
        </w:r>
      </w:del>
      <w:ins w:id="9" w:author="Ozben Kutlu" w:date="2025-12-15T09:42:00Z" w16du:dateUtc="2025-12-15T06:42:00Z">
        <w:r w:rsidR="000F0471">
          <w:rPr>
            <w:lang w:eastAsia="en-US" w:bidi="en-US"/>
          </w:rPr>
          <w:t xml:space="preserve">Şekil </w:t>
        </w:r>
      </w:ins>
      <w:r w:rsidRPr="00181F20">
        <w:rPr>
          <w:lang w:eastAsia="en-US" w:bidi="en-US"/>
        </w:rPr>
        <w:t>1'de gösterilmiştir.</w:t>
      </w:r>
    </w:p>
    <w:p w14:paraId="19700327" w14:textId="4623C851" w:rsidR="0005609A" w:rsidRDefault="00000000" w:rsidP="00DE7D5A">
      <w:pPr>
        <w:spacing w:after="240" w:line="360" w:lineRule="auto"/>
        <w:jc w:val="both"/>
      </w:pPr>
      <w:r>
        <w:t>Biyo</w:t>
      </w:r>
      <w:del w:id="10" w:author="Ozben Kutlu" w:date="2025-12-15T20:14:00Z" w16du:dateUtc="2025-12-15T17:14:00Z">
        <w:r w:rsidDel="0019714A">
          <w:delText>-</w:delText>
        </w:r>
      </w:del>
      <w:r>
        <w:t xml:space="preserve">yağ buhar </w:t>
      </w:r>
      <w:proofErr w:type="spellStart"/>
      <w:r>
        <w:t>reforming</w:t>
      </w:r>
      <w:proofErr w:type="spellEnd"/>
      <w:r>
        <w:t xml:space="preserve"> tesislerinde, reaktörden çıkan s</w:t>
      </w:r>
      <w:ins w:id="11" w:author="Ozben Kutlu" w:date="2025-12-15T09:43:00Z" w16du:dateUtc="2025-12-15T06:43:00Z">
        <w:r w:rsidR="000F0471">
          <w:t>i</w:t>
        </w:r>
      </w:ins>
      <w:del w:id="12" w:author="Ozben Kutlu" w:date="2025-12-15T09:43:00Z" w16du:dateUtc="2025-12-15T06:43:00Z">
        <w:r w:rsidDel="000F0471">
          <w:delText>ı</w:delText>
        </w:r>
      </w:del>
      <w:r>
        <w:t>ngaz kompozisyonunu ölçmek oldukça kolay ve hızlıdır, çünkü gaz kromatografisi ile dakikalar içinde yapılabilir [</w:t>
      </w:r>
      <w:proofErr w:type="spellStart"/>
      <w:r>
        <w:t>Bridgwater</w:t>
      </w:r>
      <w:proofErr w:type="spellEnd"/>
      <w:r>
        <w:t xml:space="preserve">, 2012]. Ancak biyoyağın detaylı kimyasal kompozisyonunu belirlemek çok daha zor, pahalı ve zaman alıcı </w:t>
      </w:r>
      <w:commentRangeStart w:id="13"/>
      <w:r>
        <w:t xml:space="preserve">ıslak kimya analizleri </w:t>
      </w:r>
      <w:commentRangeEnd w:id="13"/>
      <w:r w:rsidR="000F0471">
        <w:rPr>
          <w:rStyle w:val="AklamaBavurusu"/>
          <w:rFonts w:ascii="Arial" w:hAnsi="Arial" w:cs="Arial"/>
          <w:color w:val="000000"/>
        </w:rPr>
        <w:commentReference w:id="13"/>
      </w:r>
      <w:r>
        <w:t>gerektirir [</w:t>
      </w:r>
      <w:proofErr w:type="spellStart"/>
      <w:r>
        <w:t>Oasmaa</w:t>
      </w:r>
      <w:proofErr w:type="spellEnd"/>
      <w:r>
        <w:t xml:space="preserve"> ve </w:t>
      </w:r>
      <w:proofErr w:type="spellStart"/>
      <w:r>
        <w:t>Peacocke</w:t>
      </w:r>
      <w:proofErr w:type="spellEnd"/>
      <w:r>
        <w:t>, 2010]. Eğer singaz kompozisyonuna bakarak biyoyağ kompozisyonunu tahmin edebilirsek hem hammadde kalite kontrolü yapabiliriz hem de gerçek zamanlı olarak tesiste hangi tür biyo</w:t>
      </w:r>
      <w:del w:id="14" w:author="Ozben Kutlu" w:date="2025-12-15T20:14:00Z" w16du:dateUtc="2025-12-15T17:14:00Z">
        <w:r w:rsidDel="0019714A">
          <w:delText>-</w:delText>
        </w:r>
      </w:del>
      <w:r>
        <w:t xml:space="preserve">yağın kullanıldığını izleyebiliriz [Wright ve ark., </w:t>
      </w:r>
      <w:commentRangeStart w:id="15"/>
      <w:r>
        <w:t>200</w:t>
      </w:r>
      <w:commentRangeEnd w:id="15"/>
      <w:r w:rsidR="000F0471">
        <w:rPr>
          <w:rStyle w:val="AklamaBavurusu"/>
          <w:rFonts w:ascii="Arial" w:hAnsi="Arial" w:cs="Arial"/>
          <w:color w:val="000000"/>
        </w:rPr>
        <w:commentReference w:id="15"/>
      </w:r>
      <w:r>
        <w:t xml:space="preserve">]. Ayrıca, belirli </w:t>
      </w:r>
      <w:del w:id="16" w:author="Ozben Kutlu" w:date="2025-12-15T09:58:00Z" w16du:dateUtc="2025-12-15T06:58:00Z">
        <w:r w:rsidDel="00481E00">
          <w:delText xml:space="preserve">bir </w:delText>
        </w:r>
      </w:del>
      <w:r>
        <w:t xml:space="preserve">hedef </w:t>
      </w:r>
      <w:ins w:id="17" w:author="Ozben Kutlu" w:date="2025-12-15T09:58:00Z" w16du:dateUtc="2025-12-15T06:58:00Z">
        <w:r w:rsidR="00481E00">
          <w:t xml:space="preserve">olan </w:t>
        </w:r>
      </w:ins>
      <w:r>
        <w:t>hidrojen üretimi için en uygun biyo</w:t>
      </w:r>
      <w:del w:id="18" w:author="Ozben Kutlu" w:date="2025-12-15T20:14:00Z" w16du:dateUtc="2025-12-15T17:14:00Z">
        <w:r w:rsidDel="0019714A">
          <w:delText>-</w:delText>
        </w:r>
      </w:del>
      <w:r>
        <w:t>yağ karışımının ne olması gerektiğini optimize edebiliriz.</w:t>
      </w:r>
    </w:p>
    <w:p w14:paraId="7935C050" w14:textId="67EB5EBD" w:rsidR="0005609A" w:rsidRDefault="00000000" w:rsidP="00DE7D5A">
      <w:pPr>
        <w:spacing w:before="240" w:after="240" w:line="360" w:lineRule="auto"/>
        <w:jc w:val="both"/>
      </w:pPr>
      <w:bookmarkStart w:id="19" w:name="_dx_frag_StartFragment"/>
      <w:bookmarkEnd w:id="19"/>
      <w:r>
        <w:t xml:space="preserve">Bu çalışma, sınırlı sayıdaki deneysel verinin simülasyon teknikleriyle zenginleştirilerek (data </w:t>
      </w:r>
      <w:proofErr w:type="spellStart"/>
      <w:r>
        <w:t>augmentation</w:t>
      </w:r>
      <w:proofErr w:type="spellEnd"/>
      <w:r>
        <w:t xml:space="preserve">), </w:t>
      </w:r>
      <w:r w:rsidR="00481E00">
        <w:t>yapay zeka</w:t>
      </w:r>
      <w:r>
        <w:t xml:space="preserve"> tabanlı bir tersine mühendislik modeli geliştirilmesini kapsamaktadır. İzlenen metodolojik yaklaşım, </w:t>
      </w:r>
      <w:del w:id="20" w:author="Ozben Kutlu" w:date="2025-12-15T09:46:00Z" w16du:dateUtc="2025-12-15T06:46:00Z">
        <w:r w:rsidDel="000F0471">
          <w:delText xml:space="preserve">yukarıdaki </w:delText>
        </w:r>
      </w:del>
      <w:ins w:id="21" w:author="Ozben Kutlu" w:date="2025-12-15T09:46:00Z" w16du:dateUtc="2025-12-15T06:46:00Z">
        <w:r w:rsidR="000F0471">
          <w:t xml:space="preserve">Şekil 1’deki </w:t>
        </w:r>
      </w:ins>
      <w:r>
        <w:t>akış şemasında gösterildiği üzere birbirine bağımlı üç temel aşamadan oluşmaktadır.</w:t>
      </w:r>
    </w:p>
    <w:p w14:paraId="1E1FB267" w14:textId="77777777" w:rsidR="0005609A" w:rsidRDefault="0005609A">
      <w:pPr>
        <w:spacing w:before="240" w:after="240" w:line="360" w:lineRule="auto"/>
      </w:pPr>
    </w:p>
    <w:p w14:paraId="410BDE47" w14:textId="77777777" w:rsidR="0005609A" w:rsidRDefault="0005609A">
      <w:pPr>
        <w:spacing w:before="240" w:after="240" w:line="360" w:lineRule="auto"/>
      </w:pPr>
    </w:p>
    <w:p w14:paraId="7F5B20DB" w14:textId="77777777" w:rsidR="0005609A" w:rsidRDefault="00000000">
      <w:pPr>
        <w:spacing w:line="360" w:lineRule="auto"/>
        <w:jc w:val="center"/>
      </w:pPr>
      <w:r>
        <w:rPr>
          <w:noProof/>
        </w:rPr>
        <w:lastRenderedPageBreak/>
        <w:drawing>
          <wp:inline distT="0" distB="0" distL="0" distR="0" wp14:anchorId="639F7111" wp14:editId="67B24A9D">
            <wp:extent cx="5419919" cy="5298622"/>
            <wp:effectExtent l="19050" t="19050" r="2857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r:embed="rId14"/>
                    <a:srcRect/>
                    <a:stretch>
                      <a:fillRect/>
                    </a:stretch>
                  </pic:blipFill>
                  <pic:spPr>
                    <a:xfrm>
                      <a:off x="0" y="0"/>
                      <a:ext cx="5438295" cy="5316586"/>
                    </a:xfrm>
                    <a:prstGeom prst="rect">
                      <a:avLst/>
                    </a:prstGeom>
                    <a:ln>
                      <a:solidFill>
                        <a:schemeClr val="tx1"/>
                      </a:solidFill>
                    </a:ln>
                  </pic:spPr>
                </pic:pic>
              </a:graphicData>
            </a:graphic>
          </wp:inline>
        </w:drawing>
      </w:r>
    </w:p>
    <w:p w14:paraId="6608744E" w14:textId="4E3E5D5B" w:rsidR="0005609A" w:rsidRDefault="00000000">
      <w:pPr>
        <w:spacing w:after="240" w:line="360" w:lineRule="auto"/>
        <w:jc w:val="center"/>
      </w:pPr>
      <w:del w:id="22" w:author="Ozben Kutlu" w:date="2025-12-15T09:46:00Z" w16du:dateUtc="2025-12-15T06:46:00Z">
        <w:r w:rsidRPr="00181F20" w:rsidDel="000F0471">
          <w:rPr>
            <w:b/>
            <w:bCs/>
            <w:lang w:eastAsia="en-US" w:bidi="en-US"/>
          </w:rPr>
          <w:delText xml:space="preserve">Figür </w:delText>
        </w:r>
      </w:del>
      <w:ins w:id="23" w:author="Ozben Kutlu" w:date="2025-12-15T09:46:00Z" w16du:dateUtc="2025-12-15T06:46:00Z">
        <w:r w:rsidR="000F0471">
          <w:rPr>
            <w:b/>
            <w:bCs/>
            <w:lang w:eastAsia="en-US" w:bidi="en-US"/>
          </w:rPr>
          <w:t xml:space="preserve">Şekil </w:t>
        </w:r>
      </w:ins>
      <w:r w:rsidRPr="00181F20">
        <w:rPr>
          <w:b/>
          <w:bCs/>
          <w:lang w:eastAsia="en-US" w:bidi="en-US"/>
        </w:rPr>
        <w:t>1</w:t>
      </w:r>
      <w:r w:rsidRPr="00181F20">
        <w:rPr>
          <w:lang w:eastAsia="en-US" w:bidi="en-US"/>
        </w:rPr>
        <w:t>. Metodoloji akış şeması</w:t>
      </w:r>
    </w:p>
    <w:p w14:paraId="3176CA28" w14:textId="77777777" w:rsidR="00DE7D5A" w:rsidRDefault="00DE7D5A" w:rsidP="00DE7D5A">
      <w:pPr>
        <w:spacing w:before="240" w:after="240" w:line="360" w:lineRule="auto"/>
        <w:jc w:val="both"/>
        <w:outlineLvl w:val="1"/>
      </w:pPr>
      <w:r>
        <w:t xml:space="preserve">Çalışmanın birinci aşaması literatür tarama ve veri derlemedir. Bu aşamada, çalışmanın temelini oluşturan hammadde verileri derlenmiştir. Bu süreçte kaynak taraması yapılmış yani literatürde yer alan ve piroliz yöntemiyle üretilmiş biyoyağ çalışmaları kapsamlı bir şekilde taranmıştır. Taramalar sonucunda, farklı biyokütle kaynaklarından elde edilen </w:t>
      </w:r>
      <w:commentRangeStart w:id="24"/>
      <w:r>
        <w:t xml:space="preserve">30'un üzerinde farklı biyoyağ örneği tespit edilmiş </w:t>
      </w:r>
      <w:commentRangeEnd w:id="24"/>
      <w:r w:rsidR="00E42F4E">
        <w:rPr>
          <w:rStyle w:val="AklamaBavurusu"/>
          <w:rFonts w:ascii="Arial" w:hAnsi="Arial" w:cs="Arial"/>
          <w:color w:val="000000"/>
        </w:rPr>
        <w:commentReference w:id="24"/>
      </w:r>
      <w:r>
        <w:t xml:space="preserve">ve bu örneklerin elementel/kimyasal kompozisyonları bir </w:t>
      </w:r>
      <w:proofErr w:type="spellStart"/>
      <w:r>
        <w:t>veritabanına</w:t>
      </w:r>
      <w:proofErr w:type="spellEnd"/>
      <w:r>
        <w:t xml:space="preserve"> işlenmiştir. Bu aşama, simülasyonun gerçek dünya verilerine dayanmasını sağlayan "Girdi" (</w:t>
      </w:r>
      <w:proofErr w:type="spellStart"/>
      <w:r>
        <w:t>Ground</w:t>
      </w:r>
      <w:proofErr w:type="spellEnd"/>
      <w:r>
        <w:t xml:space="preserve"> </w:t>
      </w:r>
      <w:proofErr w:type="spellStart"/>
      <w:r>
        <w:t>Truth</w:t>
      </w:r>
      <w:proofErr w:type="spellEnd"/>
      <w:r>
        <w:t xml:space="preserve">) katmanıdır. </w:t>
      </w:r>
    </w:p>
    <w:p w14:paraId="1F76439B" w14:textId="6B963679" w:rsidR="0005609A" w:rsidRDefault="00DE7D5A" w:rsidP="00DE7D5A">
      <w:pPr>
        <w:spacing w:before="240" w:after="240" w:line="360" w:lineRule="auto"/>
        <w:jc w:val="both"/>
        <w:outlineLvl w:val="1"/>
      </w:pPr>
      <w:del w:id="25" w:author="Ozben Kutlu" w:date="2025-12-15T20:14:00Z" w16du:dateUtc="2025-12-15T17:14:00Z">
        <w:r w:rsidDel="0019714A">
          <w:delText>Bir sonraki</w:delText>
        </w:r>
      </w:del>
      <w:ins w:id="26" w:author="Ozben Kutlu" w:date="2025-12-15T20:14:00Z" w16du:dateUtc="2025-12-15T17:14:00Z">
        <w:r w:rsidR="0019714A">
          <w:t>İkinci</w:t>
        </w:r>
      </w:ins>
      <w:r>
        <w:t xml:space="preserve"> aşama </w:t>
      </w:r>
      <w:proofErr w:type="spellStart"/>
      <w:r>
        <w:t>Cantera</w:t>
      </w:r>
      <w:proofErr w:type="spellEnd"/>
      <w:r>
        <w:t xml:space="preserve"> ile süreç simülasyonudur. Bu aşama, </w:t>
      </w:r>
      <w:r w:rsidR="003E7B8C">
        <w:t>yapay zekâ</w:t>
      </w:r>
      <w:r>
        <w:t xml:space="preserve"> modelinin eğitilmesi için gereken büyük veri setinin oluşturulmasını hedefler. Sınırlı sayıdaki (30+) deneysel veri, makine öğrenmesi için yeterli olmadığından, </w:t>
      </w:r>
      <w:proofErr w:type="spellStart"/>
      <w:r>
        <w:t>Cantera</w:t>
      </w:r>
      <w:proofErr w:type="spellEnd"/>
      <w:r>
        <w:t xml:space="preserve"> kütüphanesi kullanılarak veri çoğaltma (data </w:t>
      </w:r>
      <w:proofErr w:type="spellStart"/>
      <w:r>
        <w:t>augmentation</w:t>
      </w:r>
      <w:proofErr w:type="spellEnd"/>
      <w:r>
        <w:t xml:space="preserve">) yoluna gidilmiştir. Birinci aşamada elde edilen piroliz </w:t>
      </w:r>
      <w:r>
        <w:lastRenderedPageBreak/>
        <w:t>yağları, bu simülasyonun ana hammaddesi (</w:t>
      </w:r>
      <w:proofErr w:type="spellStart"/>
      <w:r>
        <w:t>feedstock</w:t>
      </w:r>
      <w:proofErr w:type="spellEnd"/>
      <w:r>
        <w:t xml:space="preserve">) olarak tanımlanmıştır. Her bir biyoyağ örneği için </w:t>
      </w:r>
      <w:proofErr w:type="spellStart"/>
      <w:r>
        <w:t>Steam</w:t>
      </w:r>
      <w:proofErr w:type="spellEnd"/>
      <w:r>
        <w:t xml:space="preserve"> </w:t>
      </w:r>
      <w:proofErr w:type="spellStart"/>
      <w:r>
        <w:t>Reforming</w:t>
      </w:r>
      <w:proofErr w:type="spellEnd"/>
      <w:r>
        <w:t xml:space="preserve"> (Buhar </w:t>
      </w:r>
      <w:proofErr w:type="spellStart"/>
      <w:r>
        <w:t>Reformlama</w:t>
      </w:r>
      <w:proofErr w:type="spellEnd"/>
      <w:r>
        <w:t>) prosesi termodinamik denge ve kinetik reaksiyon modelleri çerçevesinde simüle edilmiştir. Farklı sıcaklık, basınç ve buhar/karbon (S/C) oranlarında gerçekleştirilen simülasyonlar sonucunda, 1000'den fazla benzersiz s</w:t>
      </w:r>
      <w:r w:rsidR="00326FA6">
        <w:t>i</w:t>
      </w:r>
      <w:r>
        <w:t>ngaz (sentez gazı) kompozisyonu üretilmiştir. Bu sentetik veri seti, modelin eğitim kümesini oluşturur.</w:t>
      </w:r>
    </w:p>
    <w:p w14:paraId="7337717F" w14:textId="1945D3D7" w:rsidR="0005609A" w:rsidRDefault="00DE7D5A" w:rsidP="00ED3703">
      <w:pPr>
        <w:spacing w:before="240" w:after="240" w:line="360" w:lineRule="auto"/>
        <w:jc w:val="both"/>
        <w:outlineLvl w:val="1"/>
      </w:pPr>
      <w:r>
        <w:t xml:space="preserve">Son aşamada </w:t>
      </w:r>
      <w:r w:rsidR="003E7B8C">
        <w:t>yapay zeka</w:t>
      </w:r>
      <w:r>
        <w:t xml:space="preserve"> modellemesi tersine mühendislik şeklinde yapılmıştır. Bu son aşamada, simülasyonla </w:t>
      </w:r>
      <w:commentRangeStart w:id="27"/>
      <w:r>
        <w:t xml:space="preserve">zenginleştirilen veri seti </w:t>
      </w:r>
      <w:commentRangeEnd w:id="27"/>
      <w:r w:rsidR="003E7B8C">
        <w:rPr>
          <w:rStyle w:val="AklamaBavurusu"/>
          <w:rFonts w:ascii="Arial" w:hAnsi="Arial" w:cs="Arial"/>
          <w:color w:val="000000"/>
        </w:rPr>
        <w:commentReference w:id="27"/>
      </w:r>
      <w:r>
        <w:t xml:space="preserve">kullanılarak bir </w:t>
      </w:r>
      <w:r w:rsidR="003E7B8C">
        <w:t>yapay zeka</w:t>
      </w:r>
      <w:r>
        <w:t xml:space="preserve"> modeli geliştirilmiştir. Bu modelin temel amacı tersine mühendislik (</w:t>
      </w:r>
      <w:proofErr w:type="spellStart"/>
      <w:r>
        <w:t>reverse</w:t>
      </w:r>
      <w:proofErr w:type="spellEnd"/>
      <w:r>
        <w:t xml:space="preserve"> </w:t>
      </w:r>
      <w:proofErr w:type="spellStart"/>
      <w:r>
        <w:t>engineering</w:t>
      </w:r>
      <w:proofErr w:type="spellEnd"/>
      <w:r>
        <w:t xml:space="preserve">) prensibine dayanır. Model, 2. aşamada </w:t>
      </w:r>
      <w:r>
        <w:t xml:space="preserve">üretilen </w:t>
      </w:r>
      <w:r w:rsidR="003E7B8C">
        <w:t>s</w:t>
      </w:r>
      <w:r w:rsidR="003E7B8C">
        <w:t>i</w:t>
      </w:r>
      <w:r w:rsidR="003E7B8C">
        <w:t xml:space="preserve">ngaz </w:t>
      </w:r>
      <w:r>
        <w:t xml:space="preserve">çıktıları ile bunları oluşturan biyoyağ girdileri arasındaki ilişkiyi öğrenecek şekilde eğitilmiştir. Geliştirilen model, elde edilen </w:t>
      </w:r>
      <w:proofErr w:type="spellStart"/>
      <w:r>
        <w:t>s</w:t>
      </w:r>
      <w:r w:rsidR="003E7B8C">
        <w:t>i</w:t>
      </w:r>
      <w:r>
        <w:t>ngazın</w:t>
      </w:r>
      <w:proofErr w:type="spellEnd"/>
      <w:r>
        <w:t xml:space="preserve"> özelliklerine (H</w:t>
      </w:r>
      <w:r w:rsidRPr="00181F20">
        <w:rPr>
          <w:vertAlign w:val="subscript"/>
        </w:rPr>
        <w:t>2</w:t>
      </w:r>
      <w:r>
        <w:t xml:space="preserve">/CO oranı, bileşen yüzdeleri </w:t>
      </w:r>
      <w:r>
        <w:t>vb.) bakarak, bu gazın üretildiği orijinal piroliz biyoyağı kompozisyonunu</w:t>
      </w:r>
      <w:r w:rsidR="00181F20">
        <w:t>n</w:t>
      </w:r>
      <w:r>
        <w:t xml:space="preserve"> yüksek doğrulukla tahmin e</w:t>
      </w:r>
      <w:r w:rsidR="00181F20">
        <w:t>dilmesini</w:t>
      </w:r>
      <w:r>
        <w:t xml:space="preserve"> amaçlar.</w:t>
      </w:r>
    </w:p>
    <w:p w14:paraId="310A0A40" w14:textId="77777777" w:rsidR="0005609A" w:rsidRDefault="00000000" w:rsidP="00ED3703">
      <w:pPr>
        <w:spacing w:after="240" w:line="360" w:lineRule="auto"/>
        <w:jc w:val="both"/>
      </w:pPr>
      <w:r>
        <w:t>Bu bütünleşik akış, deneysel olarak maliyetli ve zaman alıcı olan biyoyağ karakterizasyon sürecini, üretilen gaz verileri üzerinden hesaplamalı yöntemlerle öngörmeye olanak tanır.</w:t>
      </w:r>
      <w:bookmarkStart w:id="28" w:name="_dx_frag_EndFragment"/>
      <w:bookmarkEnd w:id="28"/>
    </w:p>
    <w:p w14:paraId="69380F7E" w14:textId="77777777" w:rsidR="0005609A" w:rsidRDefault="00000000">
      <w:pPr>
        <w:spacing w:after="240" w:line="360" w:lineRule="auto"/>
        <w:rPr>
          <w:b/>
          <w:bCs/>
        </w:rPr>
      </w:pPr>
      <w:r>
        <w:rPr>
          <w:b/>
          <w:bCs/>
        </w:rPr>
        <w:t xml:space="preserve">B.2.1 </w:t>
      </w:r>
      <w:proofErr w:type="spellStart"/>
      <w:r>
        <w:rPr>
          <w:b/>
          <w:bCs/>
        </w:rPr>
        <w:t>Cantera</w:t>
      </w:r>
      <w:proofErr w:type="spellEnd"/>
      <w:r>
        <w:rPr>
          <w:b/>
          <w:bCs/>
        </w:rPr>
        <w:t xml:space="preserve"> ile veri üretimi</w:t>
      </w:r>
    </w:p>
    <w:p w14:paraId="26B7313D" w14:textId="487BCAE6" w:rsidR="0005609A" w:rsidRDefault="00000000" w:rsidP="00ED3703">
      <w:pPr>
        <w:spacing w:after="240" w:line="360" w:lineRule="auto"/>
        <w:jc w:val="both"/>
        <w:rPr>
          <w:lang w:bidi="en-US"/>
        </w:rPr>
      </w:pPr>
      <w:r>
        <w:t>İlk aşamada veri setin</w:t>
      </w:r>
      <w:del w:id="29" w:author="Ozben Kutlu" w:date="2025-12-15T15:35:00Z" w16du:dateUtc="2025-12-15T12:35:00Z">
        <w:r w:rsidDel="003E7B8C">
          <w:delText>e</w:delText>
        </w:r>
      </w:del>
      <w:ins w:id="30" w:author="Ozben Kutlu" w:date="2025-12-15T15:35:00Z" w16du:dateUtc="2025-12-15T12:35:00Z">
        <w:r w:rsidR="003E7B8C">
          <w:t>i</w:t>
        </w:r>
      </w:ins>
      <w:r>
        <w:t xml:space="preserve"> oluşturmak için </w:t>
      </w:r>
      <w:proofErr w:type="spellStart"/>
      <w:r>
        <w:t>Cantera</w:t>
      </w:r>
      <w:proofErr w:type="spellEnd"/>
      <w:r>
        <w:t xml:space="preserve"> adında</w:t>
      </w:r>
      <w:del w:id="31" w:author="Ozben Kutlu" w:date="2025-12-15T15:53:00Z" w16du:dateUtc="2025-12-15T12:53:00Z">
        <w:r w:rsidDel="003D2D36">
          <w:delText xml:space="preserve"> </w:delText>
        </w:r>
      </w:del>
      <w:ins w:id="32" w:author="Ozben Kutlu" w:date="2025-12-15T15:53:00Z" w16du:dateUtc="2025-12-15T12:53:00Z">
        <w:r w:rsidR="003D2D36" w:rsidRPr="003D2D36">
          <w:t xml:space="preserve">, </w:t>
        </w:r>
        <w:r w:rsidR="003D2D36">
          <w:t xml:space="preserve">kullanıcıların </w:t>
        </w:r>
        <w:r w:rsidR="003D2D36" w:rsidRPr="003D2D36">
          <w:t>termodinamik, kimyasal reaksiyon hızları ve akışkan taşıma süreçleriyle ilgili problemleri çözmelerine yardımcı olan açık kaynaklı bir yazılım paketi</w:t>
        </w:r>
      </w:ins>
      <w:del w:id="33" w:author="Ozben Kutlu" w:date="2025-12-15T15:53:00Z" w16du:dateUtc="2025-12-15T12:53:00Z">
        <w:r w:rsidDel="003D2D36">
          <w:delText>termodinamik bir simülasyon yazılımı</w:delText>
        </w:r>
      </w:del>
      <w:r>
        <w:t xml:space="preserve"> kullandık. </w:t>
      </w:r>
      <w:proofErr w:type="spellStart"/>
      <w:r>
        <w:t>Cantera</w:t>
      </w:r>
      <w:proofErr w:type="spellEnd"/>
      <w:r>
        <w:t xml:space="preserve"> çok güçlü bir araçtır, NASA tarafından geliştirilen termodinamik veri tabanlarını kullanarak Gibbs serbest enerjisi minimizasyonu yöntemiyle kimyasal denge </w:t>
      </w:r>
      <w:r>
        <w:t>hesaplamaları yapar [</w:t>
      </w:r>
      <w:r w:rsidR="00B34079">
        <w:t xml:space="preserve">Smith ve Missen, 1982; </w:t>
      </w:r>
      <w:proofErr w:type="spellStart"/>
      <w:r>
        <w:t>Goodwin</w:t>
      </w:r>
      <w:proofErr w:type="spellEnd"/>
      <w:r>
        <w:t xml:space="preserve"> ve ark., 2017]. Başlangıç </w:t>
      </w:r>
      <w:r>
        <w:t>kompozisyonunu, sıcaklığı</w:t>
      </w:r>
      <w:r w:rsidR="00FF0943">
        <w:t>nı</w:t>
      </w:r>
      <w:r>
        <w:t xml:space="preserve"> ve basıncı</w:t>
      </w:r>
      <w:ins w:id="34" w:author="Ozben Kutlu" w:date="2025-12-15T15:36:00Z" w16du:dateUtc="2025-12-15T12:36:00Z">
        <w:r w:rsidR="00B34079">
          <w:t>nı</w:t>
        </w:r>
      </w:ins>
      <w:r>
        <w:t xml:space="preserve"> veriyoruz, </w:t>
      </w:r>
      <w:proofErr w:type="spellStart"/>
      <w:r>
        <w:t>Cantera</w:t>
      </w:r>
      <w:proofErr w:type="spellEnd"/>
      <w:r>
        <w:t xml:space="preserve"> termodinami</w:t>
      </w:r>
      <w:ins w:id="35" w:author="Ozben Kutlu" w:date="2025-12-15T15:37:00Z" w16du:dateUtc="2025-12-15T12:37:00Z">
        <w:r w:rsidR="00B34079">
          <w:t>k</w:t>
        </w:r>
      </w:ins>
      <w:del w:id="36" w:author="Ozben Kutlu" w:date="2025-12-15T15:37:00Z" w16du:dateUtc="2025-12-15T12:37:00Z">
        <w:r w:rsidDel="00B34079">
          <w:delText>ğin</w:delText>
        </w:r>
      </w:del>
      <w:r>
        <w:t xml:space="preserve"> yasalarına göre sistemin dengeye ulaştığında hangi kompozisyonda olacağını hesaplıyor.</w:t>
      </w:r>
      <w:r w:rsidRPr="00181F20">
        <w:rPr>
          <w:lang w:eastAsia="en-US" w:bidi="en-US"/>
        </w:rPr>
        <w:t xml:space="preserve"> </w:t>
      </w:r>
      <w:proofErr w:type="spellStart"/>
      <w:r w:rsidRPr="00181F20">
        <w:rPr>
          <w:lang w:eastAsia="en-US" w:bidi="en-US"/>
        </w:rPr>
        <w:t>Cantera</w:t>
      </w:r>
      <w:proofErr w:type="spellEnd"/>
      <w:r w:rsidRPr="00181F20">
        <w:rPr>
          <w:lang w:eastAsia="en-US" w:bidi="en-US"/>
        </w:rPr>
        <w:t xml:space="preserve"> </w:t>
      </w:r>
      <w:commentRangeStart w:id="37"/>
      <w:r w:rsidRPr="00181F20">
        <w:rPr>
          <w:lang w:eastAsia="en-US" w:bidi="en-US"/>
        </w:rPr>
        <w:t xml:space="preserve">Termodinamiğin İkinci Yasası </w:t>
      </w:r>
      <w:commentRangeEnd w:id="37"/>
      <w:r w:rsidR="00F46F36">
        <w:rPr>
          <w:rStyle w:val="AklamaBavurusu"/>
          <w:rFonts w:ascii="Arial" w:hAnsi="Arial" w:cs="Arial"/>
          <w:color w:val="000000"/>
        </w:rPr>
        <w:commentReference w:id="37"/>
      </w:r>
      <w:r w:rsidRPr="00181F20">
        <w:rPr>
          <w:lang w:eastAsia="en-US" w:bidi="en-US"/>
        </w:rPr>
        <w:t xml:space="preserve">ve bununla ilişkili Gibbs Serbest Enerjisi minimizasyonu </w:t>
      </w:r>
      <w:proofErr w:type="spellStart"/>
      <w:r w:rsidRPr="00181F20">
        <w:rPr>
          <w:lang w:eastAsia="en-US" w:bidi="en-US"/>
        </w:rPr>
        <w:t>prensibi'ne</w:t>
      </w:r>
      <w:proofErr w:type="spellEnd"/>
      <w:r w:rsidRPr="00181F20">
        <w:rPr>
          <w:lang w:eastAsia="en-US" w:bidi="en-US"/>
        </w:rPr>
        <w:t xml:space="preserve"> göre hesaplama yapar. Sabit sıcaklık ve basınçta, bir sistem kendiliğinden Gibbs serbest enerjisinin (G) minimum olduğu duruma doğru ilerler. Kimyasal denge, sistemin Gibbs serbest enerjisinin minimum noktasına ulaştığı durumdur. Matematiksel olarak:</w:t>
      </w:r>
    </w:p>
    <w:p w14:paraId="5CE8AA2E" w14:textId="77777777" w:rsidR="0005609A" w:rsidRDefault="00000000">
      <w:pPr>
        <w:spacing w:after="240" w:line="360" w:lineRule="auto"/>
        <w:rPr>
          <w:lang w:bidi="en-US"/>
        </w:rPr>
      </w:pPr>
      <w:r w:rsidRPr="00181F20">
        <w:rPr>
          <w:lang w:eastAsia="en-US" w:bidi="en-US"/>
        </w:rPr>
        <w:t xml:space="preserve">  Minimize: G = </w:t>
      </w:r>
      <w:r>
        <w:rPr>
          <w:lang w:val="en-US" w:eastAsia="en-US" w:bidi="en-US"/>
        </w:rPr>
        <w:t>Σ</w:t>
      </w:r>
      <w:r w:rsidRPr="00181F20">
        <w:rPr>
          <w:lang w:eastAsia="en-US" w:bidi="en-US"/>
        </w:rPr>
        <w:t xml:space="preserve">(nᵢ × </w:t>
      </w:r>
      <w:r>
        <w:rPr>
          <w:lang w:val="en-US" w:eastAsia="en-US" w:bidi="en-US"/>
        </w:rPr>
        <w:t>μ</w:t>
      </w:r>
      <w:r w:rsidRPr="00181F20">
        <w:rPr>
          <w:lang w:eastAsia="en-US" w:bidi="en-US"/>
        </w:rPr>
        <w:t>ᵢ)</w:t>
      </w:r>
    </w:p>
    <w:p w14:paraId="7725D6F6" w14:textId="77777777" w:rsidR="00050009" w:rsidRDefault="00000000" w:rsidP="00935EE7">
      <w:pPr>
        <w:spacing w:after="240" w:line="360" w:lineRule="auto"/>
        <w:jc w:val="both"/>
        <w:rPr>
          <w:ins w:id="38" w:author="Ozben Kutlu" w:date="2025-12-15T16:57:00Z" w16du:dateUtc="2025-12-15T13:57:00Z"/>
          <w:lang w:eastAsia="en-US" w:bidi="en-US"/>
        </w:rPr>
      </w:pPr>
      <w:r w:rsidRPr="00181F20">
        <w:rPr>
          <w:lang w:eastAsia="en-US" w:bidi="en-US"/>
        </w:rPr>
        <w:lastRenderedPageBreak/>
        <w:t>Burada</w:t>
      </w:r>
      <w:r w:rsidR="00935EE7" w:rsidRPr="00181F20">
        <w:rPr>
          <w:lang w:eastAsia="en-US" w:bidi="en-US"/>
        </w:rPr>
        <w:t xml:space="preserve"> </w:t>
      </w:r>
      <w:r w:rsidRPr="00181F20">
        <w:rPr>
          <w:lang w:eastAsia="en-US" w:bidi="en-US"/>
        </w:rPr>
        <w:t xml:space="preserve">G </w:t>
      </w:r>
      <w:r w:rsidR="00935EE7" w:rsidRPr="00181F20">
        <w:rPr>
          <w:lang w:eastAsia="en-US" w:bidi="en-US"/>
        </w:rPr>
        <w:t>t</w:t>
      </w:r>
      <w:r w:rsidRPr="00181F20">
        <w:rPr>
          <w:lang w:eastAsia="en-US" w:bidi="en-US"/>
        </w:rPr>
        <w:t>oplam Gibbs serbest enerjisi</w:t>
      </w:r>
      <w:r w:rsidR="00935EE7" w:rsidRPr="00181F20">
        <w:rPr>
          <w:lang w:eastAsia="en-US" w:bidi="en-US"/>
        </w:rPr>
        <w:t xml:space="preserve">, </w:t>
      </w:r>
      <w:r w:rsidRPr="00181F20">
        <w:rPr>
          <w:lang w:eastAsia="en-US" w:bidi="en-US"/>
        </w:rPr>
        <w:t>nᵢ i türünün mol sayısı</w:t>
      </w:r>
      <w:r w:rsidR="00935EE7" w:rsidRPr="00181F20">
        <w:rPr>
          <w:lang w:eastAsia="en-US" w:bidi="en-US"/>
        </w:rPr>
        <w:t xml:space="preserve">, </w:t>
      </w:r>
      <w:r>
        <w:rPr>
          <w:lang w:val="en-US" w:eastAsia="en-US" w:bidi="en-US"/>
        </w:rPr>
        <w:t>μ</w:t>
      </w:r>
      <w:r w:rsidRPr="00181F20">
        <w:rPr>
          <w:lang w:eastAsia="en-US" w:bidi="en-US"/>
        </w:rPr>
        <w:t xml:space="preserve">ᵢ </w:t>
      </w:r>
      <w:r w:rsidR="00935EE7" w:rsidRPr="00181F20">
        <w:rPr>
          <w:lang w:eastAsia="en-US" w:bidi="en-US"/>
        </w:rPr>
        <w:t>ise</w:t>
      </w:r>
      <w:r w:rsidRPr="00181F20">
        <w:rPr>
          <w:lang w:eastAsia="en-US" w:bidi="en-US"/>
        </w:rPr>
        <w:t xml:space="preserve"> i türünün kimyasal potansiyeli</w:t>
      </w:r>
      <w:r w:rsidR="00935EE7" w:rsidRPr="00181F20">
        <w:rPr>
          <w:lang w:eastAsia="en-US" w:bidi="en-US"/>
        </w:rPr>
        <w:t>dir ve</w:t>
      </w:r>
      <w:r w:rsidRPr="00181F20">
        <w:rPr>
          <w:lang w:eastAsia="en-US" w:bidi="en-US"/>
        </w:rPr>
        <w:t xml:space="preserve"> (</w:t>
      </w:r>
      <w:r>
        <w:rPr>
          <w:lang w:val="en-US" w:eastAsia="en-US" w:bidi="en-US"/>
        </w:rPr>
        <w:t>μ</w:t>
      </w:r>
      <w:r w:rsidRPr="00181F20">
        <w:rPr>
          <w:lang w:eastAsia="en-US" w:bidi="en-US"/>
        </w:rPr>
        <w:t xml:space="preserve">ᵢ = </w:t>
      </w:r>
      <w:r>
        <w:rPr>
          <w:lang w:val="en-US" w:eastAsia="en-US" w:bidi="en-US"/>
        </w:rPr>
        <w:t>μ</w:t>
      </w:r>
      <w:r w:rsidRPr="00181F20">
        <w:rPr>
          <w:lang w:eastAsia="en-US" w:bidi="en-US"/>
        </w:rPr>
        <w:t xml:space="preserve">ᵢ° + RT </w:t>
      </w:r>
      <w:proofErr w:type="spellStart"/>
      <w:r w:rsidRPr="00181F20">
        <w:rPr>
          <w:lang w:eastAsia="en-US" w:bidi="en-US"/>
        </w:rPr>
        <w:t>ln</w:t>
      </w:r>
      <w:proofErr w:type="spellEnd"/>
      <w:r w:rsidRPr="00181F20">
        <w:rPr>
          <w:lang w:eastAsia="en-US" w:bidi="en-US"/>
        </w:rPr>
        <w:t>(</w:t>
      </w:r>
      <w:commentRangeStart w:id="39"/>
      <w:r w:rsidRPr="00181F20">
        <w:rPr>
          <w:lang w:eastAsia="en-US" w:bidi="en-US"/>
        </w:rPr>
        <w:t>a</w:t>
      </w:r>
      <w:commentRangeEnd w:id="39"/>
      <w:r w:rsidR="00050009">
        <w:rPr>
          <w:rStyle w:val="AklamaBavurusu"/>
          <w:rFonts w:ascii="Arial" w:hAnsi="Arial" w:cs="Arial"/>
          <w:color w:val="000000"/>
        </w:rPr>
        <w:commentReference w:id="39"/>
      </w:r>
      <w:r w:rsidRPr="00181F20">
        <w:rPr>
          <w:lang w:eastAsia="en-US" w:bidi="en-US"/>
        </w:rPr>
        <w:t>ᵢ))</w:t>
      </w:r>
      <w:r w:rsidR="00935EE7" w:rsidRPr="00181F20">
        <w:rPr>
          <w:lang w:eastAsia="en-US" w:bidi="en-US"/>
        </w:rPr>
        <w:t xml:space="preserve"> formülü ile hesaplanabilir. </w:t>
      </w:r>
      <w:r w:rsidRPr="00181F20">
        <w:rPr>
          <w:lang w:eastAsia="en-US" w:bidi="en-US"/>
        </w:rPr>
        <w:t>Bu optimizasyon, element dengeleri (C, H, O atomlarının korunumu) ve mol sayılarının negatif olamaması kısıtları altında gerçekleştirilir.</w:t>
      </w:r>
      <w:r>
        <w:t xml:space="preserve"> Bu yaklaşım hem bilimsel olarak son derece güvenilir, hem de kinetik </w:t>
      </w:r>
      <w:ins w:id="40" w:author="Ozben Kutlu" w:date="2025-12-15T16:20:00Z" w16du:dateUtc="2025-12-15T13:20:00Z">
        <w:r w:rsidR="00F57CD7">
          <w:t xml:space="preserve">reaksiyon denklemleri </w:t>
        </w:r>
      </w:ins>
      <w:del w:id="41" w:author="Ozben Kutlu" w:date="2025-12-15T16:20:00Z" w16du:dateUtc="2025-12-15T13:20:00Z">
        <w:r w:rsidDel="00F57CD7">
          <w:delText xml:space="preserve">veri </w:delText>
        </w:r>
      </w:del>
      <w:r>
        <w:t>gerektirmediği için biyoyağ gibi karmaşık karışımlar için idealdir.</w:t>
      </w:r>
      <w:r w:rsidRPr="00181F20">
        <w:rPr>
          <w:lang w:eastAsia="en-US" w:bidi="en-US"/>
        </w:rPr>
        <w:t xml:space="preserve"> </w:t>
      </w:r>
    </w:p>
    <w:p w14:paraId="71032AB9" w14:textId="546B4021" w:rsidR="0005609A" w:rsidRDefault="00000000" w:rsidP="00935EE7">
      <w:pPr>
        <w:spacing w:after="240" w:line="360" w:lineRule="auto"/>
        <w:jc w:val="both"/>
      </w:pPr>
      <w:r>
        <w:t>Biyo</w:t>
      </w:r>
      <w:del w:id="42" w:author="Ozben Kutlu" w:date="2025-12-15T16:57:00Z" w16du:dateUtc="2025-12-15T13:57:00Z">
        <w:r w:rsidDel="00050009">
          <w:delText>-</w:delText>
        </w:r>
      </w:del>
      <w:r>
        <w:t xml:space="preserve">yağı 6 farklı fonksiyonel gruba ayırdık. Bunlar aromatikler, asitler, alkoller, </w:t>
      </w:r>
      <w:proofErr w:type="spellStart"/>
      <w:r>
        <w:t>furanlar</w:t>
      </w:r>
      <w:proofErr w:type="spellEnd"/>
      <w:r>
        <w:t xml:space="preserve">, fenoller ve aldehitler-ketonlardır. Her bir fonksiyonel grubu temsil edecek bir vekil molekül seçtik. Aromatikler için </w:t>
      </w:r>
      <w:proofErr w:type="spellStart"/>
      <w:r>
        <w:t>toluen</w:t>
      </w:r>
      <w:proofErr w:type="spellEnd"/>
      <w:r>
        <w:t xml:space="preserve"> yani C7H8, asitler için asetik asit yani CH3COOH, alkoller için etanol yani C2H5OH, </w:t>
      </w:r>
      <w:proofErr w:type="spellStart"/>
      <w:r>
        <w:t>furanlar</w:t>
      </w:r>
      <w:proofErr w:type="spellEnd"/>
      <w:r>
        <w:t xml:space="preserve"> için </w:t>
      </w:r>
      <w:proofErr w:type="spellStart"/>
      <w:r>
        <w:t>furan</w:t>
      </w:r>
      <w:proofErr w:type="spellEnd"/>
      <w:r>
        <w:t xml:space="preserve"> yani C4H4O, fenoller için fenol yani C6H6O ve aldehitler-ketonlar için aseton yani C3H6O </w:t>
      </w:r>
      <w:ins w:id="43" w:author="Ozben Kutlu" w:date="2025-12-15T16:58:00Z" w16du:dateUtc="2025-12-15T13:58:00Z">
        <w:r w:rsidR="00050009">
          <w:t xml:space="preserve">referans olarak </w:t>
        </w:r>
      </w:ins>
      <w:r>
        <w:t>kullandık. Bu seçimler (</w:t>
      </w:r>
      <w:proofErr w:type="spellStart"/>
      <w:r>
        <w:t>tol</w:t>
      </w:r>
      <w:ins w:id="44" w:author="Ozben Kutlu" w:date="2025-12-15T16:59:00Z" w16du:dateUtc="2025-12-15T13:59:00Z">
        <w:r w:rsidR="00050009">
          <w:t>u</w:t>
        </w:r>
      </w:ins>
      <w:r>
        <w:t>en</w:t>
      </w:r>
      <w:proofErr w:type="spellEnd"/>
      <w:r>
        <w:t>, asetik asit, etanol vb.) literatürde biyo</w:t>
      </w:r>
      <w:del w:id="45" w:author="Ozben Kutlu" w:date="2025-12-15T16:59:00Z" w16du:dateUtc="2025-12-15T13:59:00Z">
        <w:r w:rsidDel="00050009">
          <w:delText>-</w:delText>
        </w:r>
      </w:del>
      <w:r>
        <w:t>yağ modellemesi için yaygın olarak kabul görmüş moleküllerdir [</w:t>
      </w:r>
      <w:proofErr w:type="spellStart"/>
      <w:r>
        <w:t>Vagia</w:t>
      </w:r>
      <w:proofErr w:type="spellEnd"/>
      <w:r>
        <w:t xml:space="preserve"> ve </w:t>
      </w:r>
      <w:proofErr w:type="spellStart"/>
      <w:r>
        <w:t>Lemonidou</w:t>
      </w:r>
      <w:proofErr w:type="spellEnd"/>
      <w:r>
        <w:t>, 2007].</w:t>
      </w:r>
    </w:p>
    <w:p w14:paraId="0BECCADF" w14:textId="77777777" w:rsidR="005F3946" w:rsidRDefault="005F3946" w:rsidP="005F3946">
      <w:pPr>
        <w:spacing w:line="360" w:lineRule="auto"/>
      </w:pPr>
      <w:r w:rsidRPr="00D35450">
        <w:rPr>
          <w:noProof/>
        </w:rPr>
        <w:drawing>
          <wp:inline distT="0" distB="0" distL="0" distR="0" wp14:anchorId="39FBEF14" wp14:editId="110FAEA8">
            <wp:extent cx="5760720" cy="2045335"/>
            <wp:effectExtent l="19050" t="19050" r="11430" b="12065"/>
            <wp:docPr id="15437287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95364" name=""/>
                    <pic:cNvPicPr/>
                  </pic:nvPicPr>
                  <pic:blipFill>
                    <a:blip r:embed="rId15"/>
                    <a:stretch>
                      <a:fillRect/>
                    </a:stretch>
                  </pic:blipFill>
                  <pic:spPr>
                    <a:xfrm>
                      <a:off x="0" y="0"/>
                      <a:ext cx="5760720" cy="2045335"/>
                    </a:xfrm>
                    <a:prstGeom prst="rect">
                      <a:avLst/>
                    </a:prstGeom>
                    <a:ln>
                      <a:solidFill>
                        <a:schemeClr val="tx1"/>
                      </a:solidFill>
                    </a:ln>
                  </pic:spPr>
                </pic:pic>
              </a:graphicData>
            </a:graphic>
          </wp:inline>
        </w:drawing>
      </w:r>
    </w:p>
    <w:p w14:paraId="162F91E0" w14:textId="0CCB3B60" w:rsidR="005F3946" w:rsidRDefault="005F3946" w:rsidP="005F3946">
      <w:pPr>
        <w:spacing w:after="240" w:line="360" w:lineRule="auto"/>
        <w:jc w:val="center"/>
      </w:pPr>
      <w:del w:id="46" w:author="Ozben Kutlu" w:date="2025-12-15T16:59:00Z" w16du:dateUtc="2025-12-15T13:59:00Z">
        <w:r w:rsidRPr="009A1726" w:rsidDel="00050009">
          <w:rPr>
            <w:b/>
            <w:bCs/>
          </w:rPr>
          <w:delText xml:space="preserve">Figür </w:delText>
        </w:r>
      </w:del>
      <w:ins w:id="47" w:author="Ozben Kutlu" w:date="2025-12-15T16:59:00Z" w16du:dateUtc="2025-12-15T13:59:00Z">
        <w:r w:rsidR="00050009">
          <w:rPr>
            <w:b/>
            <w:bCs/>
          </w:rPr>
          <w:t>Şekil</w:t>
        </w:r>
      </w:ins>
      <w:ins w:id="48" w:author="Ozben Kutlu" w:date="2025-12-15T17:00:00Z" w16du:dateUtc="2025-12-15T14:00:00Z">
        <w:r w:rsidR="00050009">
          <w:rPr>
            <w:b/>
            <w:bCs/>
          </w:rPr>
          <w:t xml:space="preserve"> </w:t>
        </w:r>
      </w:ins>
      <w:r w:rsidRPr="009A1726">
        <w:rPr>
          <w:b/>
          <w:bCs/>
        </w:rPr>
        <w:t>2.</w:t>
      </w:r>
      <w:r>
        <w:t xml:space="preserve"> </w:t>
      </w:r>
      <w:proofErr w:type="spellStart"/>
      <w:r>
        <w:t>Cantera</w:t>
      </w:r>
      <w:proofErr w:type="spellEnd"/>
      <w:r>
        <w:t xml:space="preserve"> ile veri oluşturma</w:t>
      </w:r>
    </w:p>
    <w:p w14:paraId="218AEB60" w14:textId="0C9440B3" w:rsidR="0005609A" w:rsidRDefault="00050009" w:rsidP="00935EE7">
      <w:pPr>
        <w:spacing w:after="240" w:line="360" w:lineRule="auto"/>
        <w:jc w:val="both"/>
      </w:pPr>
      <w:r>
        <w:t>Veri tabanımızda</w:t>
      </w:r>
      <w:r w:rsidR="00000000">
        <w:t xml:space="preserve"> 30 </w:t>
      </w:r>
      <w:r w:rsidR="00000000">
        <w:t>farklı biyo</w:t>
      </w:r>
      <w:del w:id="49" w:author="Ozben Kutlu" w:date="2025-12-15T17:00:00Z" w16du:dateUtc="2025-12-15T14:00:00Z">
        <w:r w:rsidR="00000000" w:rsidDel="00050009">
          <w:delText>-</w:delText>
        </w:r>
      </w:del>
      <w:r w:rsidR="00000000">
        <w:t>yağ kompozisyonu vardı ve bunların her biri için toplam 45 farklı proses koşulu kombinasyonu denedik. Proses koşulları şu şekildeydi. Sıcaklık için 5 farklı değer kullandık: 650°C, 700°C, 750°C, 800°C ve 850°C. Basınç için 3 farklı değer seçtik: 5 bar, 15 bar ve 30 bar. Buhar-karbon oranı için de 3 farklı değer test ettik: 2.0, 4.0 ve 6.0. Yani toplam 5×3×3 = 45 farklı proses koşulu kombinasyonu elde ettik. 30 farklı biyo</w:t>
      </w:r>
      <w:del w:id="50" w:author="Ozben Kutlu" w:date="2025-12-15T17:00:00Z" w16du:dateUtc="2025-12-15T14:00:00Z">
        <w:r w:rsidR="00000000" w:rsidDel="00050009">
          <w:delText>-</w:delText>
        </w:r>
      </w:del>
      <w:r w:rsidR="00000000">
        <w:t xml:space="preserve">yağ kompozisyonu × 45 proses koşulu = 1,350 simülasyon. Başlangıçta aslında </w:t>
      </w:r>
      <w:commentRangeStart w:id="51"/>
      <w:r w:rsidR="00000000">
        <w:t xml:space="preserve">3,150 simülasyon </w:t>
      </w:r>
      <w:commentRangeEnd w:id="51"/>
      <w:r>
        <w:rPr>
          <w:rStyle w:val="AklamaBavurusu"/>
          <w:rFonts w:ascii="Arial" w:hAnsi="Arial" w:cs="Arial"/>
          <w:color w:val="000000"/>
        </w:rPr>
        <w:commentReference w:id="51"/>
      </w:r>
      <w:r w:rsidR="00000000">
        <w:t>gerçekleştirdik ama bunların içinden eksik biyo</w:t>
      </w:r>
      <w:del w:id="52" w:author="Ozben Kutlu" w:date="2025-12-15T17:00:00Z" w16du:dateUtc="2025-12-15T14:00:00Z">
        <w:r w:rsidR="00000000" w:rsidDel="00050009">
          <w:delText>-</w:delText>
        </w:r>
      </w:del>
      <w:r w:rsidR="00000000">
        <w:t xml:space="preserve">yağ kompozisyon verisi olanları temizledik ve sonuçta </w:t>
      </w:r>
      <w:del w:id="53" w:author="Ozben Kutlu" w:date="2025-12-15T17:00:00Z" w16du:dateUtc="2025-12-15T14:00:00Z">
        <w:r w:rsidR="005F3497" w:rsidDel="00050009">
          <w:delText xml:space="preserve">Figür </w:delText>
        </w:r>
      </w:del>
      <w:ins w:id="54" w:author="Ozben Kutlu" w:date="2025-12-15T17:00:00Z" w16du:dateUtc="2025-12-15T14:00:00Z">
        <w:r>
          <w:t xml:space="preserve">Şekil </w:t>
        </w:r>
      </w:ins>
      <w:r w:rsidR="005F3497">
        <w:t xml:space="preserve">2’de de gösterildiği gibi </w:t>
      </w:r>
      <w:r w:rsidR="00000000">
        <w:t>1,350 adet termodinamik olarak tamamen geçerli ve eksiksiz veri noktası elde ettik. Veri kaybı %57 civarındaydı, yani orijinal 3,150 simülasyonun 1,800 tanesinde biyo</w:t>
      </w:r>
      <w:del w:id="55" w:author="Ozben Kutlu" w:date="2025-12-15T17:03:00Z" w16du:dateUtc="2025-12-15T14:03:00Z">
        <w:r w:rsidR="00000000" w:rsidDel="00050009">
          <w:delText>-</w:delText>
        </w:r>
      </w:del>
      <w:r w:rsidR="00000000">
        <w:t>yağ kompozisyon bilgisi eksikti ve bunları çalışmadan çıkardık.</w:t>
      </w:r>
    </w:p>
    <w:p w14:paraId="6A1CAB07" w14:textId="7F90D953" w:rsidR="005B0A1C" w:rsidDel="00787D22" w:rsidRDefault="00FD543F" w:rsidP="00FD543F">
      <w:pPr>
        <w:spacing w:after="240" w:line="360" w:lineRule="auto"/>
        <w:jc w:val="center"/>
        <w:rPr>
          <w:moveFrom w:id="56" w:author="Ozben Kutlu" w:date="2025-12-15T17:08:00Z" w16du:dateUtc="2025-12-15T14:08:00Z"/>
        </w:rPr>
      </w:pPr>
      <w:moveFromRangeStart w:id="57" w:author="Ozben Kutlu" w:date="2025-12-15T17:08:00Z" w:name="move216710917"/>
      <w:moveFrom w:id="58" w:author="Ozben Kutlu" w:date="2025-12-15T17:08:00Z" w16du:dateUtc="2025-12-15T14:08:00Z">
        <w:r w:rsidDel="00787D22">
          <w:rPr>
            <w:noProof/>
          </w:rPr>
          <w:lastRenderedPageBreak/>
          <w:drawing>
            <wp:inline distT="0" distB="0" distL="0" distR="0" wp14:anchorId="62B46CAA" wp14:editId="5256E1B6">
              <wp:extent cx="5172075" cy="431800"/>
              <wp:effectExtent l="0" t="0" r="9525" b="6350"/>
              <wp:docPr id="8678050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2075" cy="431800"/>
                      </a:xfrm>
                      <a:prstGeom prst="rect">
                        <a:avLst/>
                      </a:prstGeom>
                      <a:noFill/>
                      <a:ln>
                        <a:noFill/>
                      </a:ln>
                    </pic:spPr>
                  </pic:pic>
                </a:graphicData>
              </a:graphic>
            </wp:inline>
          </w:drawing>
        </w:r>
      </w:moveFrom>
    </w:p>
    <w:moveFromRangeEnd w:id="57"/>
    <w:p w14:paraId="79255932" w14:textId="4A39C143" w:rsidR="00787D22" w:rsidDel="00787D22" w:rsidRDefault="00000000" w:rsidP="00181F20">
      <w:pPr>
        <w:spacing w:after="240" w:line="360" w:lineRule="auto"/>
        <w:jc w:val="both"/>
        <w:rPr>
          <w:del w:id="59" w:author="Ozben Kutlu" w:date="2025-12-15T17:08:00Z" w16du:dateUtc="2025-12-15T14:08:00Z"/>
          <w:moveTo w:id="60" w:author="Ozben Kutlu" w:date="2025-12-15T17:08:00Z" w16du:dateUtc="2025-12-15T14:08:00Z"/>
        </w:rPr>
      </w:pPr>
      <w:r>
        <w:t xml:space="preserve">Her bir simülasyonda </w:t>
      </w:r>
      <w:proofErr w:type="spellStart"/>
      <w:r>
        <w:t>Cantera'ya</w:t>
      </w:r>
      <w:proofErr w:type="spellEnd"/>
      <w:r>
        <w:t xml:space="preserve"> biyo</w:t>
      </w:r>
      <w:del w:id="61" w:author="Ozben Kutlu" w:date="2025-12-15T17:05:00Z" w16du:dateUtc="2025-12-15T14:05:00Z">
        <w:r w:rsidDel="00050009">
          <w:delText>-</w:delText>
        </w:r>
      </w:del>
      <w:r>
        <w:t xml:space="preserve">yağ kompozisyonunu, hesaplanan miktarda buharı, sıcaklığı ve basıncı veriyoruz. </w:t>
      </w:r>
      <w:r w:rsidR="00972CB3">
        <w:t xml:space="preserve">Simülasyonlarda, </w:t>
      </w:r>
      <w:proofErr w:type="spellStart"/>
      <w:r w:rsidR="00972CB3">
        <w:t>biyoyağdan</w:t>
      </w:r>
      <w:proofErr w:type="spellEnd"/>
      <w:r w:rsidR="00972CB3">
        <w:t xml:space="preserve"> </w:t>
      </w:r>
      <w:r w:rsidR="00972CB3">
        <w:t xml:space="preserve">hidrojen üretimine giden termodinamik prosesi modellemek için literatürde yaygın olarak kabul görmüş </w:t>
      </w:r>
      <w:ins w:id="62" w:author="Ozben Kutlu" w:date="2025-12-15T17:26:00Z" w16du:dateUtc="2025-12-15T14:26:00Z">
        <w:r w:rsidR="00A91C80">
          <w:t xml:space="preserve">Şekil 3’de şematize edilen, </w:t>
        </w:r>
      </w:ins>
      <w:r w:rsidR="00972CB3">
        <w:t xml:space="preserve">beş </w:t>
      </w:r>
      <w:del w:id="63" w:author="Ozben Kutlu" w:date="2025-12-15T17:08:00Z" w16du:dateUtc="2025-12-15T14:08:00Z">
        <w:r w:rsidR="00972CB3" w:rsidDel="00787D22">
          <w:delText xml:space="preserve">bloktan </w:delText>
        </w:r>
      </w:del>
      <w:ins w:id="64" w:author="Ozben Kutlu" w:date="2025-12-15T17:08:00Z" w16du:dateUtc="2025-12-15T14:08:00Z">
        <w:r w:rsidR="00787D22">
          <w:t>üniteden</w:t>
        </w:r>
        <w:r w:rsidR="00787D22">
          <w:t xml:space="preserve"> </w:t>
        </w:r>
      </w:ins>
      <w:r w:rsidR="00972CB3">
        <w:t xml:space="preserve">oluşan buhar </w:t>
      </w:r>
      <w:proofErr w:type="spellStart"/>
      <w:r w:rsidR="00972CB3">
        <w:t>reformlama</w:t>
      </w:r>
      <w:proofErr w:type="spellEnd"/>
      <w:r w:rsidR="00972CB3">
        <w:t xml:space="preserve"> </w:t>
      </w:r>
      <w:del w:id="65" w:author="Ozben Kutlu" w:date="2025-12-15T22:26:00Z" w16du:dateUtc="2025-12-15T19:26:00Z">
        <w:r w:rsidR="00972CB3" w:rsidDel="00006ECE">
          <w:delText xml:space="preserve">zincirini </w:delText>
        </w:r>
      </w:del>
      <w:ins w:id="66" w:author="Ozben Kutlu" w:date="2025-12-15T22:26:00Z" w16du:dateUtc="2025-12-15T19:26:00Z">
        <w:r w:rsidR="00006ECE">
          <w:t>prosesini</w:t>
        </w:r>
        <w:r w:rsidR="00006ECE">
          <w:t xml:space="preserve"> </w:t>
        </w:r>
      </w:ins>
      <w:r w:rsidR="00972CB3">
        <w:t>takip ettik</w:t>
      </w:r>
      <w:ins w:id="67" w:author="Ozben Kutlu" w:date="2025-12-15T17:05:00Z" w16du:dateUtc="2025-12-15T14:05:00Z">
        <w:r w:rsidR="00050009">
          <w:t xml:space="preserve"> </w:t>
        </w:r>
      </w:ins>
      <w:r w:rsidR="00972CB3">
        <w:t>[</w:t>
      </w:r>
      <w:proofErr w:type="spellStart"/>
      <w:r w:rsidR="003F3129">
        <w:t>Pafili</w:t>
      </w:r>
      <w:proofErr w:type="spellEnd"/>
      <w:r w:rsidR="003F3129">
        <w:t xml:space="preserve"> ve ark</w:t>
      </w:r>
      <w:r w:rsidR="003B3855">
        <w:t>.</w:t>
      </w:r>
      <w:r w:rsidR="003F3129">
        <w:t>, 2021</w:t>
      </w:r>
      <w:r w:rsidR="00972CB3">
        <w:t>]</w:t>
      </w:r>
      <w:r w:rsidR="005B0A1C">
        <w:t>.</w:t>
      </w:r>
      <w:moveToRangeStart w:id="68" w:author="Ozben Kutlu" w:date="2025-12-15T17:08:00Z" w:name="move216710917"/>
      <w:moveTo w:id="69" w:author="Ozben Kutlu" w:date="2025-12-15T17:08:00Z" w16du:dateUtc="2025-12-15T14:08:00Z">
        <w:del w:id="70" w:author="Ozben Kutlu" w:date="2025-12-15T17:08:00Z" w16du:dateUtc="2025-12-15T14:08:00Z">
          <w:r w:rsidR="00787D22" w:rsidDel="00787D22">
            <w:rPr>
              <w:noProof/>
            </w:rPr>
            <w:drawing>
              <wp:inline distT="0" distB="0" distL="0" distR="0" wp14:anchorId="28DBD8A7" wp14:editId="26F1AE07">
                <wp:extent cx="5172075" cy="431800"/>
                <wp:effectExtent l="0" t="0" r="9525" b="6350"/>
                <wp:docPr id="135487864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2075" cy="431800"/>
                        </a:xfrm>
                        <a:prstGeom prst="rect">
                          <a:avLst/>
                        </a:prstGeom>
                        <a:noFill/>
                        <a:ln>
                          <a:noFill/>
                        </a:ln>
                      </pic:spPr>
                    </pic:pic>
                  </a:graphicData>
                </a:graphic>
              </wp:inline>
            </w:drawing>
          </w:r>
        </w:del>
      </w:moveTo>
    </w:p>
    <w:moveToRangeEnd w:id="68"/>
    <w:p w14:paraId="44ECB96B" w14:textId="77777777" w:rsidR="00787D22" w:rsidRDefault="00787D22" w:rsidP="00A71B42">
      <w:pPr>
        <w:spacing w:after="240" w:line="360" w:lineRule="auto"/>
        <w:jc w:val="both"/>
      </w:pPr>
    </w:p>
    <w:p w14:paraId="24B9C108" w14:textId="7C42F6F3" w:rsidR="005B0A1C" w:rsidRDefault="005B0A1C" w:rsidP="00181F20">
      <w:pPr>
        <w:spacing w:line="360" w:lineRule="auto"/>
        <w:jc w:val="center"/>
      </w:pPr>
      <w:r>
        <w:rPr>
          <w:noProof/>
        </w:rPr>
        <w:lastRenderedPageBreak/>
        <w:drawing>
          <wp:inline distT="0" distB="0" distL="0" distR="0" wp14:anchorId="3008BD77" wp14:editId="388EEA2F">
            <wp:extent cx="5079030" cy="6795218"/>
            <wp:effectExtent l="19050" t="19050" r="26670" b="24765"/>
            <wp:docPr id="3613687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68776" name="Resim 361368776"/>
                    <pic:cNvPicPr/>
                  </pic:nvPicPr>
                  <pic:blipFill rotWithShape="1">
                    <a:blip r:embed="rId17" cstate="print">
                      <a:extLst>
                        <a:ext uri="{28A0092B-C50C-407E-A947-70E740481C1C}">
                          <a14:useLocalDpi xmlns:a14="http://schemas.microsoft.com/office/drawing/2010/main" val="0"/>
                        </a:ext>
                      </a:extLst>
                    </a:blip>
                    <a:srcRect t="7058"/>
                    <a:stretch>
                      <a:fillRect/>
                    </a:stretch>
                  </pic:blipFill>
                  <pic:spPr bwMode="auto">
                    <a:xfrm>
                      <a:off x="0" y="0"/>
                      <a:ext cx="5083429" cy="680110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0C1571A" w14:textId="47B2EC2B" w:rsidR="00935EE7" w:rsidRDefault="005B0A1C" w:rsidP="005B0A1C">
      <w:pPr>
        <w:spacing w:after="240" w:line="360" w:lineRule="auto"/>
        <w:jc w:val="center"/>
      </w:pPr>
      <w:del w:id="71" w:author="Ozben Kutlu" w:date="2025-12-15T17:06:00Z" w16du:dateUtc="2025-12-15T14:06:00Z">
        <w:r w:rsidRPr="005B0A1C" w:rsidDel="00050009">
          <w:rPr>
            <w:b/>
            <w:bCs/>
          </w:rPr>
          <w:delText xml:space="preserve">Figür </w:delText>
        </w:r>
      </w:del>
      <w:ins w:id="72" w:author="Ozben Kutlu" w:date="2025-12-15T17:06:00Z" w16du:dateUtc="2025-12-15T14:06:00Z">
        <w:r w:rsidR="00050009">
          <w:rPr>
            <w:b/>
            <w:bCs/>
          </w:rPr>
          <w:t>Şekil</w:t>
        </w:r>
        <w:r w:rsidR="00050009" w:rsidRPr="005B0A1C">
          <w:rPr>
            <w:b/>
            <w:bCs/>
          </w:rPr>
          <w:t xml:space="preserve"> </w:t>
        </w:r>
      </w:ins>
      <w:r w:rsidRPr="005B0A1C">
        <w:rPr>
          <w:b/>
          <w:bCs/>
        </w:rPr>
        <w:t>3.</w:t>
      </w:r>
      <w:r>
        <w:t xml:space="preserve"> Hidrojen üretim prosesi aşamaları</w:t>
      </w:r>
      <w:ins w:id="73" w:author="Ozben Kutlu" w:date="2025-12-15T17:26:00Z" w16du:dateUtc="2025-12-15T14:26:00Z">
        <w:r w:rsidR="00A71B42">
          <w:t>nın şe</w:t>
        </w:r>
      </w:ins>
      <w:ins w:id="74" w:author="Ozben Kutlu" w:date="2025-12-15T17:27:00Z" w16du:dateUtc="2025-12-15T14:27:00Z">
        <w:r w:rsidR="00A71B42">
          <w:t>matik görünümü</w:t>
        </w:r>
      </w:ins>
    </w:p>
    <w:p w14:paraId="69749891" w14:textId="48424123" w:rsidR="0005609A" w:rsidRDefault="00000000" w:rsidP="003F44D1">
      <w:pPr>
        <w:spacing w:after="240" w:line="360" w:lineRule="auto"/>
        <w:jc w:val="both"/>
      </w:pPr>
      <w:proofErr w:type="spellStart"/>
      <w:r>
        <w:t>Cantera</w:t>
      </w:r>
      <w:proofErr w:type="spellEnd"/>
      <w:r>
        <w:t xml:space="preserve"> </w:t>
      </w:r>
      <w:del w:id="75" w:author="Ozben Kutlu" w:date="2025-12-15T17:30:00Z" w16du:dateUtc="2025-12-15T14:30:00Z">
        <w:r w:rsidDel="00ED28A5">
          <w:delText xml:space="preserve">içeride </w:delText>
        </w:r>
      </w:del>
      <w:proofErr w:type="spellStart"/>
      <w:ins w:id="76" w:author="Ozben Kutlu" w:date="2025-12-15T17:30:00Z" w16du:dateUtc="2025-12-15T14:30:00Z">
        <w:r w:rsidR="00ED28A5">
          <w:t>simulasyonunda</w:t>
        </w:r>
        <w:proofErr w:type="spellEnd"/>
        <w:r w:rsidR="00ED28A5">
          <w:t xml:space="preserve"> </w:t>
        </w:r>
      </w:ins>
      <w:r>
        <w:t xml:space="preserve">şu matematiksel işlemleri gerçekleştirir: Sistemdeki her kimyasal tür için kimyasal potansiyeli (μᵢ = μᵢ° + RT </w:t>
      </w:r>
      <w:proofErr w:type="spellStart"/>
      <w:r>
        <w:t>ln</w:t>
      </w:r>
      <w:proofErr w:type="spellEnd"/>
      <w:r>
        <w:t xml:space="preserve">(aᵢ)) hesaplar. Ardından element korunumu kısıtları (sisteme giren C, H, O atom miktarları = çıkan miktarlar) ve pozitif mol sayısı kısıtları altında, Gibbs serbest enerjisini minimize eden kompozisyonu bulur. </w:t>
      </w:r>
      <w:del w:id="77" w:author="Ozben Kutlu" w:date="2025-12-15T17:28:00Z" w16du:dateUtc="2025-12-15T14:28:00Z">
        <w:r w:rsidDel="00ED28A5">
          <w:delText xml:space="preserve">Bu, doğrusal olmayan kısıtlı bir optimizasyon problemidir. </w:delText>
        </w:r>
      </w:del>
      <w:r>
        <w:t>Sistem için olası tüm kimyasal türleri göz önünde bulundurarak, Gibbs serbest enerjisini minimize edecek kompozisyonu bulu</w:t>
      </w:r>
      <w:del w:id="78" w:author="Ozben Kutlu" w:date="2025-12-15T17:29:00Z" w16du:dateUtc="2025-12-15T14:29:00Z">
        <w:r w:rsidDel="00ED28A5">
          <w:delText>yo</w:delText>
        </w:r>
      </w:del>
      <w:r>
        <w:t xml:space="preserve">r. </w:t>
      </w:r>
      <w:r>
        <w:lastRenderedPageBreak/>
        <w:t xml:space="preserve">Bu optimizasyon problemi doğrusal olmayan kısıtlı bir problemdir ve </w:t>
      </w:r>
      <w:proofErr w:type="spellStart"/>
      <w:r>
        <w:t>Cantera</w:t>
      </w:r>
      <w:proofErr w:type="spellEnd"/>
      <w:r>
        <w:t xml:space="preserve"> bunu çözmek için Newton-</w:t>
      </w:r>
      <w:proofErr w:type="spellStart"/>
      <w:r>
        <w:t>Raphson</w:t>
      </w:r>
      <w:proofErr w:type="spellEnd"/>
      <w:r>
        <w:t xml:space="preserve"> gibi nümerik </w:t>
      </w:r>
      <w:proofErr w:type="spellStart"/>
      <w:r>
        <w:t>metodlar</w:t>
      </w:r>
      <w:proofErr w:type="spellEnd"/>
      <w:r>
        <w:t xml:space="preserve"> kullanır.</w:t>
      </w:r>
      <w:r w:rsidR="00972CB3">
        <w:t xml:space="preserve"> </w:t>
      </w:r>
      <w:proofErr w:type="spellStart"/>
      <w:r>
        <w:t>Cantera</w:t>
      </w:r>
      <w:proofErr w:type="spellEnd"/>
      <w:r>
        <w:t>, Gibbs serbest enerjisi minimizasyonu için Newton-</w:t>
      </w:r>
      <w:proofErr w:type="spellStart"/>
      <w:r>
        <w:t>Raphson</w:t>
      </w:r>
      <w:proofErr w:type="spellEnd"/>
      <w:r>
        <w:t xml:space="preserve"> iteratif yöntemini kullanır. Bu yöntem şu şekilde çalışır:</w:t>
      </w:r>
    </w:p>
    <w:p w14:paraId="390DD296" w14:textId="77777777" w:rsidR="0005609A" w:rsidRDefault="00000000" w:rsidP="00ED28A5">
      <w:pPr>
        <w:spacing w:after="240" w:line="276" w:lineRule="auto"/>
        <w:ind w:left="426" w:hanging="426"/>
      </w:pPr>
      <w:r>
        <w:t xml:space="preserve">  1. Başlangıç tahmini: Sistem için ilk kompozisyon değerleri belirlenir</w:t>
      </w:r>
    </w:p>
    <w:p w14:paraId="606B15A8" w14:textId="75BAA290" w:rsidR="0005609A" w:rsidRDefault="00000000" w:rsidP="00ED28A5">
      <w:pPr>
        <w:spacing w:after="240" w:line="276" w:lineRule="auto"/>
        <w:ind w:left="426" w:hanging="426"/>
      </w:pPr>
      <w:r>
        <w:t xml:space="preserve">  2. </w:t>
      </w:r>
      <w:proofErr w:type="spellStart"/>
      <w:r>
        <w:t>Jacobian</w:t>
      </w:r>
      <w:proofErr w:type="spellEnd"/>
      <w:r>
        <w:t xml:space="preserve"> matrisi hesaplaması: Her iterasyonda, Gibbs enerjisinin kompozisyona göre kısmi türevleri (</w:t>
      </w:r>
      <w:proofErr w:type="spellStart"/>
      <w:r>
        <w:t>Jacobian</w:t>
      </w:r>
      <w:proofErr w:type="spellEnd"/>
      <w:r>
        <w:t xml:space="preserve"> matrisi) hesaplanır</w:t>
      </w:r>
    </w:p>
    <w:p w14:paraId="0D45875B" w14:textId="3055897E" w:rsidR="0005609A" w:rsidRDefault="00000000" w:rsidP="00ED28A5">
      <w:pPr>
        <w:spacing w:after="240" w:line="276" w:lineRule="auto"/>
        <w:ind w:left="426" w:hanging="426"/>
      </w:pPr>
      <w:r>
        <w:t xml:space="preserve">  3. Doğrusal denklem sistemi çözümü: Newton-</w:t>
      </w:r>
      <w:proofErr w:type="spellStart"/>
      <w:r>
        <w:t>Raphson</w:t>
      </w:r>
      <w:proofErr w:type="spellEnd"/>
      <w:r>
        <w:t xml:space="preserve"> yöntemi, her adımda doğrusallaştırılmış bir denklem sistemi çözerek kompozisyon düzeltmelerini (</w:t>
      </w:r>
      <w:proofErr w:type="spellStart"/>
      <w:r>
        <w:t>Δn</w:t>
      </w:r>
      <w:proofErr w:type="spellEnd"/>
      <w:r>
        <w:t>ᵢ) bulur:</w:t>
      </w:r>
    </w:p>
    <w:p w14:paraId="3F6666A1" w14:textId="77777777" w:rsidR="0005609A" w:rsidRDefault="00000000" w:rsidP="00ED28A5">
      <w:pPr>
        <w:spacing w:after="240" w:line="276" w:lineRule="auto"/>
        <w:ind w:left="426" w:hanging="426"/>
      </w:pPr>
      <w:r>
        <w:t xml:space="preserve">  </w:t>
      </w:r>
      <w:r w:rsidRPr="00ED28A5">
        <w:rPr>
          <w:lang w:eastAsia="en-US" w:bidi="en-US"/>
        </w:rPr>
        <w:tab/>
        <w:t xml:space="preserve">- </w:t>
      </w:r>
      <w:r>
        <w:t xml:space="preserve">J × </w:t>
      </w:r>
      <w:proofErr w:type="spellStart"/>
      <w:r>
        <w:t>Δn</w:t>
      </w:r>
      <w:proofErr w:type="spellEnd"/>
      <w:r>
        <w:t xml:space="preserve"> = -</w:t>
      </w:r>
      <w:r>
        <w:rPr>
          <w:rFonts w:ascii="Cambria" w:hAnsi="Cambria"/>
        </w:rPr>
        <w:t>∇</w:t>
      </w:r>
      <w:r>
        <w:t>G</w:t>
      </w:r>
    </w:p>
    <w:p w14:paraId="567C0DA5" w14:textId="77777777" w:rsidR="0005609A" w:rsidRDefault="00000000" w:rsidP="00ED28A5">
      <w:pPr>
        <w:spacing w:after="240" w:line="276" w:lineRule="auto"/>
        <w:ind w:left="426"/>
      </w:pPr>
      <w:r w:rsidRPr="00ED28A5">
        <w:rPr>
          <w:lang w:eastAsia="en-US" w:bidi="en-US"/>
        </w:rPr>
        <w:t xml:space="preserve">- </w:t>
      </w:r>
      <w:r>
        <w:t xml:space="preserve">Burada J </w:t>
      </w:r>
      <w:proofErr w:type="spellStart"/>
      <w:r>
        <w:t>Jacobian</w:t>
      </w:r>
      <w:proofErr w:type="spellEnd"/>
      <w:r>
        <w:t xml:space="preserve"> matrisi, </w:t>
      </w:r>
      <w:r>
        <w:rPr>
          <w:rFonts w:ascii="Cambria" w:hAnsi="Cambria"/>
        </w:rPr>
        <w:t>∇</w:t>
      </w:r>
      <w:r>
        <w:t>G Gibbs enerjisinin gradyanıdır</w:t>
      </w:r>
    </w:p>
    <w:p w14:paraId="3F907910" w14:textId="7BCEF7CC" w:rsidR="0005609A" w:rsidRDefault="00000000" w:rsidP="00ED28A5">
      <w:pPr>
        <w:spacing w:after="240" w:line="276" w:lineRule="auto"/>
        <w:ind w:left="426" w:hanging="426"/>
      </w:pPr>
      <w:r>
        <w:t xml:space="preserve">  4. Satır arama (</w:t>
      </w:r>
      <w:proofErr w:type="spellStart"/>
      <w:r>
        <w:t>line</w:t>
      </w:r>
      <w:proofErr w:type="spellEnd"/>
      <w:r>
        <w:t xml:space="preserve"> </w:t>
      </w:r>
      <w:proofErr w:type="spellStart"/>
      <w:r>
        <w:t>search</w:t>
      </w:r>
      <w:proofErr w:type="spellEnd"/>
      <w:r>
        <w:t>): Hesaplanan düzeltmelerin uygulanma oranı, yakınsamayı garantilemek için optimize edilir</w:t>
      </w:r>
    </w:p>
    <w:p w14:paraId="0E0CA27A" w14:textId="3DCF9816" w:rsidR="0005609A" w:rsidRDefault="00000000" w:rsidP="00ED28A5">
      <w:pPr>
        <w:spacing w:after="240" w:line="276" w:lineRule="auto"/>
        <w:ind w:left="426" w:hanging="426"/>
      </w:pPr>
      <w:r>
        <w:t xml:space="preserve">  5. Yakınsama kontrolü: Düzeltmeler belirli bir tolerans değerinin (örneğin 10⁻⁸) altına düşene kadar iterasyonlar devam eder</w:t>
      </w:r>
    </w:p>
    <w:p w14:paraId="15C1E921" w14:textId="77777777" w:rsidR="0005609A" w:rsidRDefault="00000000" w:rsidP="00ED28A5">
      <w:pPr>
        <w:spacing w:after="240" w:line="276" w:lineRule="auto"/>
        <w:ind w:left="426" w:hanging="426"/>
      </w:pPr>
      <w:r>
        <w:t xml:space="preserve">  6. Kısıt uygulama: Her iterasyonda element korunumu (atom dengesi) ve pozitif mol sayısı kısıtları Lagrange çarpanları yöntemiyle uygulanır</w:t>
      </w:r>
    </w:p>
    <w:p w14:paraId="5E0C9F31" w14:textId="014977FF" w:rsidR="00D35450" w:rsidRDefault="00D35450" w:rsidP="009A1726">
      <w:pPr>
        <w:spacing w:line="360" w:lineRule="auto"/>
      </w:pPr>
      <w:r w:rsidRPr="00D35450">
        <w:rPr>
          <w:noProof/>
        </w:rPr>
        <w:lastRenderedPageBreak/>
        <w:drawing>
          <wp:inline distT="0" distB="0" distL="0" distR="0" wp14:anchorId="7A8D2BA1" wp14:editId="6197FA30">
            <wp:extent cx="5220429" cy="7135221"/>
            <wp:effectExtent l="19050" t="19050" r="18415" b="27940"/>
            <wp:docPr id="13844744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4419" name=""/>
                    <pic:cNvPicPr/>
                  </pic:nvPicPr>
                  <pic:blipFill>
                    <a:blip r:embed="rId18"/>
                    <a:stretch>
                      <a:fillRect/>
                    </a:stretch>
                  </pic:blipFill>
                  <pic:spPr>
                    <a:xfrm>
                      <a:off x="0" y="0"/>
                      <a:ext cx="5220429" cy="7135221"/>
                    </a:xfrm>
                    <a:prstGeom prst="rect">
                      <a:avLst/>
                    </a:prstGeom>
                    <a:ln>
                      <a:solidFill>
                        <a:schemeClr val="tx1"/>
                      </a:solidFill>
                    </a:ln>
                  </pic:spPr>
                </pic:pic>
              </a:graphicData>
            </a:graphic>
          </wp:inline>
        </w:drawing>
      </w:r>
    </w:p>
    <w:p w14:paraId="0A6DE703" w14:textId="4CA7C6E3" w:rsidR="009A1726" w:rsidRDefault="009A1726" w:rsidP="009A1726">
      <w:pPr>
        <w:spacing w:after="240" w:line="360" w:lineRule="auto"/>
        <w:jc w:val="center"/>
      </w:pPr>
      <w:del w:id="79" w:author="Ozben Kutlu" w:date="2025-12-15T17:41:00Z" w16du:dateUtc="2025-12-15T14:41:00Z">
        <w:r w:rsidRPr="009A1726" w:rsidDel="007D43CF">
          <w:rPr>
            <w:b/>
            <w:bCs/>
          </w:rPr>
          <w:delText xml:space="preserve">Figür </w:delText>
        </w:r>
      </w:del>
      <w:ins w:id="80" w:author="Ozben Kutlu" w:date="2025-12-15T17:41:00Z" w16du:dateUtc="2025-12-15T14:41:00Z">
        <w:r w:rsidR="007D43CF">
          <w:rPr>
            <w:b/>
            <w:bCs/>
          </w:rPr>
          <w:t>Şekil</w:t>
        </w:r>
        <w:r w:rsidR="007D43CF" w:rsidRPr="009A1726">
          <w:rPr>
            <w:b/>
            <w:bCs/>
          </w:rPr>
          <w:t xml:space="preserve"> </w:t>
        </w:r>
      </w:ins>
      <w:r w:rsidR="001157BA">
        <w:rPr>
          <w:b/>
          <w:bCs/>
        </w:rPr>
        <w:t>4</w:t>
      </w:r>
      <w:r w:rsidRPr="009A1726">
        <w:rPr>
          <w:b/>
          <w:bCs/>
        </w:rPr>
        <w:t>.</w:t>
      </w:r>
      <w:r>
        <w:t xml:space="preserve"> </w:t>
      </w:r>
      <w:proofErr w:type="spellStart"/>
      <w:r>
        <w:t>Cantera</w:t>
      </w:r>
      <w:proofErr w:type="spellEnd"/>
      <w:r>
        <w:t xml:space="preserve"> simülasyon süreci</w:t>
      </w:r>
    </w:p>
    <w:p w14:paraId="4B19636A" w14:textId="3EC56EE3" w:rsidR="0005609A" w:rsidRDefault="00000000" w:rsidP="003F44D1">
      <w:pPr>
        <w:spacing w:after="240" w:line="360" w:lineRule="auto"/>
        <w:jc w:val="both"/>
      </w:pPr>
      <w:commentRangeStart w:id="81"/>
      <w:proofErr w:type="spellStart"/>
      <w:r>
        <w:t>Cantera</w:t>
      </w:r>
      <w:proofErr w:type="spellEnd"/>
      <w:r>
        <w:t xml:space="preserve"> </w:t>
      </w:r>
      <w:commentRangeEnd w:id="81"/>
      <w:r w:rsidR="007D43CF">
        <w:rPr>
          <w:rStyle w:val="AklamaBavurusu"/>
          <w:rFonts w:ascii="Arial" w:hAnsi="Arial" w:cs="Arial"/>
          <w:color w:val="000000"/>
        </w:rPr>
        <w:commentReference w:id="81"/>
      </w:r>
      <w:r>
        <w:t xml:space="preserve">ayrıca yakınsama sorunları durumunda alternatif </w:t>
      </w:r>
      <w:ins w:id="82" w:author="Ozben Kutlu" w:date="2025-12-15T17:45:00Z" w16du:dateUtc="2025-12-15T14:45:00Z">
        <w:r w:rsidR="007D43CF">
          <w:t xml:space="preserve">denge </w:t>
        </w:r>
      </w:ins>
      <w:r>
        <w:t>çözücüler</w:t>
      </w:r>
      <w:ins w:id="83" w:author="Ozben Kutlu" w:date="2025-12-15T17:45:00Z" w16du:dateUtc="2025-12-15T14:45:00Z">
        <w:r w:rsidR="007D43CF">
          <w:t xml:space="preserve"> (</w:t>
        </w:r>
        <w:proofErr w:type="spellStart"/>
        <w:r w:rsidR="007D43CF">
          <w:t>equilibrium</w:t>
        </w:r>
        <w:proofErr w:type="spellEnd"/>
        <w:r w:rsidR="007D43CF">
          <w:t xml:space="preserve"> </w:t>
        </w:r>
        <w:proofErr w:type="spellStart"/>
        <w:r w:rsidR="007D43CF">
          <w:t>solver</w:t>
        </w:r>
        <w:proofErr w:type="spellEnd"/>
        <w:r w:rsidR="007D43CF">
          <w:t>)</w:t>
        </w:r>
      </w:ins>
      <w:r>
        <w:t xml:space="preserve"> </w:t>
      </w:r>
      <w:ins w:id="84" w:author="Ozben Kutlu" w:date="2025-12-15T17:46:00Z" w16du:dateUtc="2025-12-15T14:46:00Z">
        <w:r w:rsidR="007D43CF">
          <w:t xml:space="preserve">yani </w:t>
        </w:r>
      </w:ins>
      <w:del w:id="85" w:author="Ozben Kutlu" w:date="2025-12-15T17:46:00Z" w16du:dateUtc="2025-12-15T14:46:00Z">
        <w:r w:rsidDel="007D43CF">
          <w:delText>(</w:delText>
        </w:r>
      </w:del>
      <w:r>
        <w:t>'</w:t>
      </w:r>
      <w:proofErr w:type="spellStart"/>
      <w:r>
        <w:t>gibbs</w:t>
      </w:r>
      <w:proofErr w:type="spellEnd"/>
      <w:r>
        <w:t>', '</w:t>
      </w:r>
      <w:proofErr w:type="spellStart"/>
      <w:r>
        <w:t>vcs</w:t>
      </w:r>
      <w:proofErr w:type="spellEnd"/>
      <w:r>
        <w:t>', '</w:t>
      </w:r>
      <w:proofErr w:type="spellStart"/>
      <w:r>
        <w:t>element_potential</w:t>
      </w:r>
      <w:proofErr w:type="spellEnd"/>
      <w:r>
        <w:t>'</w:t>
      </w:r>
      <w:del w:id="86" w:author="Ozben Kutlu" w:date="2025-12-15T17:46:00Z" w16du:dateUtc="2025-12-15T14:46:00Z">
        <w:r w:rsidDel="007D43CF">
          <w:delText>)</w:delText>
        </w:r>
      </w:del>
      <w:r>
        <w:t xml:space="preserve"> arasında geçiş yapabilir ve tolerans değerlerini ayarlayabilir. Ayrıca element korunumu kısıtlarını da göz önünde bulundurur, yani sisteme ne kadar karbon, hidrojen, oksijen girdiyse, çıkışta da toplam miktarları aynı kalır, sadece </w:t>
      </w:r>
      <w:r>
        <w:lastRenderedPageBreak/>
        <w:t>moleküller arası dağılımları değişir.</w:t>
      </w:r>
      <w:r w:rsidRPr="00181F20">
        <w:rPr>
          <w:lang w:eastAsia="en-US" w:bidi="en-US"/>
        </w:rPr>
        <w:t xml:space="preserve"> </w:t>
      </w:r>
      <w:ins w:id="87" w:author="Ozben Kutlu" w:date="2025-12-15T17:55:00Z" w16du:dateUtc="2025-12-15T14:55:00Z">
        <w:r w:rsidR="009C1BAC">
          <w:rPr>
            <w:lang w:eastAsia="en-US" w:bidi="en-US"/>
          </w:rPr>
          <w:t xml:space="preserve">Şekil 4’de </w:t>
        </w:r>
      </w:ins>
      <w:ins w:id="88" w:author="Ozben Kutlu" w:date="2025-12-15T17:57:00Z" w16du:dateUtc="2025-12-15T14:57:00Z">
        <w:r w:rsidR="009C1BAC">
          <w:rPr>
            <w:lang w:eastAsia="en-US" w:bidi="en-US"/>
          </w:rPr>
          <w:t>verilen girdiler ve çıktılar dikkate alınarak</w:t>
        </w:r>
      </w:ins>
      <w:ins w:id="89" w:author="Ozben Kutlu" w:date="2025-12-15T17:55:00Z" w16du:dateUtc="2025-12-15T14:55:00Z">
        <w:r w:rsidR="009C1BAC">
          <w:rPr>
            <w:lang w:eastAsia="en-US" w:bidi="en-US"/>
          </w:rPr>
          <w:t xml:space="preserve">, </w:t>
        </w:r>
      </w:ins>
      <w:ins w:id="90" w:author="Ozben Kutlu" w:date="2025-12-15T17:48:00Z" w16du:dateUtc="2025-12-15T14:48:00Z">
        <w:r w:rsidR="007D43CF">
          <w:rPr>
            <w:lang w:eastAsia="en-US" w:bidi="en-US"/>
          </w:rPr>
          <w:t xml:space="preserve"> </w:t>
        </w:r>
      </w:ins>
      <w:del w:id="91" w:author="Ozben Kutlu" w:date="2025-12-15T17:48:00Z" w16du:dateUtc="2025-12-15T14:48:00Z">
        <w:r w:rsidDel="007D43CF">
          <w:delText>S</w:delText>
        </w:r>
      </w:del>
      <w:ins w:id="92" w:author="Ozben Kutlu" w:date="2025-12-15T17:48:00Z" w16du:dateUtc="2025-12-15T14:48:00Z">
        <w:r w:rsidR="007D43CF">
          <w:t>s</w:t>
        </w:r>
      </w:ins>
      <w:r>
        <w:t>imülasyon</w:t>
      </w:r>
      <w:del w:id="93" w:author="Ozben Kutlu" w:date="2025-12-15T17:48:00Z" w16du:dateUtc="2025-12-15T14:48:00Z">
        <w:r w:rsidDel="007D43CF">
          <w:delText>lar</w:delText>
        </w:r>
      </w:del>
      <w:ins w:id="94" w:author="Ozben Kutlu" w:date="2025-12-15T17:58:00Z" w16du:dateUtc="2025-12-15T14:58:00Z">
        <w:r w:rsidR="009C1BAC">
          <w:t xml:space="preserve"> gerçekleştirilmiş</w:t>
        </w:r>
      </w:ins>
      <w:del w:id="95" w:author="Ozben Kutlu" w:date="2025-12-15T17:58:00Z" w16du:dateUtc="2025-12-15T14:58:00Z">
        <w:r w:rsidDel="009C1BAC">
          <w:delText>dan</w:delText>
        </w:r>
      </w:del>
      <w:r>
        <w:t xml:space="preserve"> çıkan sonuçlar</w:t>
      </w:r>
      <w:del w:id="96" w:author="Ozben Kutlu" w:date="2025-12-15T17:57:00Z" w16du:dateUtc="2025-12-15T14:57:00Z">
        <w:r w:rsidDel="009C1BAC">
          <w:delText>ı</w:delText>
        </w:r>
      </w:del>
      <w:r>
        <w:t xml:space="preserve"> veri</w:t>
      </w:r>
      <w:ins w:id="97" w:author="Ozben Kutlu" w:date="2025-12-15T17:41:00Z" w16du:dateUtc="2025-12-15T14:41:00Z">
        <w:r w:rsidR="007D43CF">
          <w:t xml:space="preserve"> </w:t>
        </w:r>
      </w:ins>
      <w:r>
        <w:t xml:space="preserve">tabanına </w:t>
      </w:r>
      <w:del w:id="98" w:author="Ozben Kutlu" w:date="2025-12-15T17:58:00Z" w16du:dateUtc="2025-12-15T14:58:00Z">
        <w:r w:rsidDel="009C1BAC">
          <w:delText>kaydettik</w:delText>
        </w:r>
      </w:del>
      <w:ins w:id="99" w:author="Ozben Kutlu" w:date="2025-12-15T17:58:00Z" w16du:dateUtc="2025-12-15T14:58:00Z">
        <w:r w:rsidR="009C1BAC">
          <w:t>kayde</w:t>
        </w:r>
        <w:r w:rsidR="009C1BAC">
          <w:t>dilmiştir</w:t>
        </w:r>
      </w:ins>
      <w:r>
        <w:t xml:space="preserve">. Her bir simülasyon için </w:t>
      </w:r>
      <w:proofErr w:type="spellStart"/>
      <w:r>
        <w:t>reformer</w:t>
      </w:r>
      <w:proofErr w:type="spellEnd"/>
      <w:r>
        <w:t xml:space="preserve"> </w:t>
      </w:r>
      <w:r>
        <w:t xml:space="preserve">çıkışındaki </w:t>
      </w:r>
      <w:r w:rsidR="000F0471">
        <w:t>singaz</w:t>
      </w:r>
      <w:r>
        <w:t xml:space="preserve"> </w:t>
      </w:r>
      <w:r>
        <w:t>kompozisyonu</w:t>
      </w:r>
      <w:del w:id="100" w:author="Ozben Kutlu" w:date="2025-12-15T17:59:00Z" w16du:dateUtc="2025-12-15T14:59:00Z">
        <w:r w:rsidDel="00C23D0C">
          <w:delText>nu</w:delText>
        </w:r>
      </w:del>
      <w:r>
        <w:t xml:space="preserve"> mol yüzdesi olarak </w:t>
      </w:r>
      <w:del w:id="101" w:author="Ozben Kutlu" w:date="2025-12-15T17:59:00Z" w16du:dateUtc="2025-12-15T14:59:00Z">
        <w:r w:rsidDel="007E3C3B">
          <w:delText>kaydettik.</w:delText>
        </w:r>
      </w:del>
      <w:ins w:id="102" w:author="Ozben Kutlu" w:date="2025-12-15T17:59:00Z" w16du:dateUtc="2025-12-15T14:59:00Z">
        <w:r w:rsidR="007E3C3B">
          <w:t>kaydedilirken;</w:t>
        </w:r>
      </w:ins>
      <w:r>
        <w:t xml:space="preserve"> 5 ana bileşen elde ettik: Hidrojen mol yüzdesi 16.97 ile 50.48 arasında değişiyor. Karbon monoksit 1.11 ile 20.05 arasında. Karbon dioksit 7.57 ile 17.40 arasında. Metan 0 ile 19.19 arasında. Su buharı ise hesaplanmış olarak kalan kısım. Ayrıca termodinamik özellikleri de kaydettik. Entalpi, entropi, yoğunluk gibi değerleri de veri</w:t>
      </w:r>
      <w:ins w:id="103" w:author="Ozben Kutlu" w:date="2025-12-15T17:42:00Z" w16du:dateUtc="2025-12-15T14:42:00Z">
        <w:r w:rsidR="007D43CF">
          <w:t xml:space="preserve"> </w:t>
        </w:r>
      </w:ins>
      <w:r>
        <w:t>tabanında sakladık. Bu şekilde 1,350 adet termodinamik olarak doğrulanmış veri noktası elde etmiş olduk.</w:t>
      </w:r>
    </w:p>
    <w:p w14:paraId="2807BDD7" w14:textId="77777777" w:rsidR="0005609A" w:rsidRDefault="00000000">
      <w:pPr>
        <w:spacing w:after="240" w:line="360" w:lineRule="auto"/>
        <w:rPr>
          <w:b/>
          <w:bCs/>
        </w:rPr>
      </w:pPr>
      <w:r>
        <w:rPr>
          <w:b/>
          <w:bCs/>
        </w:rPr>
        <w:t>B.2.2 Yapay zeka ile biyoyağ içeriği tahmini</w:t>
      </w:r>
    </w:p>
    <w:p w14:paraId="3AE2B1F8" w14:textId="3654E7CE" w:rsidR="00237583" w:rsidRDefault="00000000" w:rsidP="003F44D1">
      <w:pPr>
        <w:spacing w:after="240" w:line="360" w:lineRule="auto"/>
        <w:jc w:val="both"/>
        <w:rPr>
          <w:ins w:id="104" w:author="Ozben Kutlu" w:date="2025-12-15T19:05:00Z" w16du:dateUtc="2025-12-15T16:05:00Z"/>
        </w:rPr>
      </w:pPr>
      <w:r>
        <w:t xml:space="preserve">Elimizde </w:t>
      </w:r>
      <w:del w:id="105" w:author="Ozben Kutlu" w:date="2025-12-15T19:00:00Z" w16du:dateUtc="2025-12-15T16:00:00Z">
        <w:r w:rsidDel="00237583">
          <w:delText xml:space="preserve">bu </w:delText>
        </w:r>
      </w:del>
      <w:r>
        <w:t>1,350 simülasyon verisi</w:t>
      </w:r>
      <w:del w:id="106" w:author="Ozben Kutlu" w:date="2025-12-15T19:05:00Z" w16du:dateUtc="2025-12-15T16:05:00Z">
        <w:r w:rsidDel="00237583">
          <w:delText xml:space="preserve"> </w:delText>
        </w:r>
      </w:del>
      <w:ins w:id="107" w:author="Ozben Kutlu" w:date="2025-12-15T19:05:00Z" w16du:dateUtc="2025-12-15T16:05:00Z">
        <w:r w:rsidR="00237583">
          <w:t xml:space="preserve"> bulunmaktadır</w:t>
        </w:r>
      </w:ins>
      <w:del w:id="108" w:author="Ozben Kutlu" w:date="2025-12-15T19:05:00Z" w16du:dateUtc="2025-12-15T16:05:00Z">
        <w:r w:rsidDel="00237583">
          <w:delText>var</w:delText>
        </w:r>
      </w:del>
      <w:r>
        <w:t>. Bu</w:t>
      </w:r>
      <w:ins w:id="109" w:author="Ozben Kutlu" w:date="2025-12-15T19:08:00Z" w16du:dateUtc="2025-12-15T16:08:00Z">
        <w:r w:rsidR="00237583">
          <w:t xml:space="preserve"> veriler Şekil 5’de </w:t>
        </w:r>
      </w:ins>
      <w:ins w:id="110" w:author="Ozben Kutlu" w:date="2025-12-15T19:09:00Z" w16du:dateUtc="2025-12-15T16:09:00Z">
        <w:r w:rsidR="00237583">
          <w:t>görselleştirildiği gibi</w:t>
        </w:r>
      </w:ins>
      <w:del w:id="111" w:author="Ozben Kutlu" w:date="2025-12-15T19:08:00Z" w16du:dateUtc="2025-12-15T16:08:00Z">
        <w:r w:rsidDel="00237583">
          <w:delText>nları</w:delText>
        </w:r>
      </w:del>
      <w:r>
        <w:t xml:space="preserve"> </w:t>
      </w:r>
      <w:ins w:id="112" w:author="Ozben Kutlu" w:date="2025-12-15T19:05:00Z" w16du:dateUtc="2025-12-15T16:05:00Z">
        <w:r w:rsidR="00237583">
          <w:t>%70 eğitim, %15 doğrulama</w:t>
        </w:r>
      </w:ins>
      <w:ins w:id="113" w:author="Ozben Kutlu" w:date="2025-12-15T19:09:00Z" w16du:dateUtc="2025-12-15T16:09:00Z">
        <w:r w:rsidR="00237583">
          <w:t xml:space="preserve"> ve</w:t>
        </w:r>
      </w:ins>
      <w:ins w:id="114" w:author="Ozben Kutlu" w:date="2025-12-15T19:05:00Z" w16du:dateUtc="2025-12-15T16:05:00Z">
        <w:r w:rsidR="00237583">
          <w:t xml:space="preserve"> %15 test </w:t>
        </w:r>
      </w:ins>
      <w:del w:id="115" w:author="Ozben Kutlu" w:date="2025-12-15T19:05:00Z" w16du:dateUtc="2025-12-15T16:05:00Z">
        <w:r w:rsidDel="00237583">
          <w:delText xml:space="preserve">eğitim, doğrulama ve test </w:delText>
        </w:r>
      </w:del>
      <w:r>
        <w:t>setleri</w:t>
      </w:r>
      <w:del w:id="116" w:author="Ozben Kutlu" w:date="2025-12-15T19:05:00Z" w16du:dateUtc="2025-12-15T16:05:00Z">
        <w:r w:rsidDel="00237583">
          <w:delText>ne</w:delText>
        </w:r>
      </w:del>
      <w:ins w:id="117" w:author="Ozben Kutlu" w:date="2025-12-15T19:05:00Z" w16du:dateUtc="2025-12-15T16:05:00Z">
        <w:r w:rsidR="00237583">
          <w:t xml:space="preserve"> </w:t>
        </w:r>
      </w:ins>
      <w:ins w:id="118" w:author="Ozben Kutlu" w:date="2025-12-15T19:09:00Z" w16du:dateUtc="2025-12-15T16:09:00Z">
        <w:r w:rsidR="00237583">
          <w:t>olmak üzere</w:t>
        </w:r>
      </w:ins>
      <w:r>
        <w:t xml:space="preserve"> </w:t>
      </w:r>
      <w:ins w:id="119" w:author="Ozben Kutlu" w:date="2025-12-15T19:01:00Z" w16du:dateUtc="2025-12-15T16:01:00Z">
        <w:r w:rsidR="00237583">
          <w:t>şu şek</w:t>
        </w:r>
      </w:ins>
      <w:ins w:id="120" w:author="Ozben Kutlu" w:date="2025-12-15T19:06:00Z" w16du:dateUtc="2025-12-15T16:06:00Z">
        <w:r w:rsidR="00237583">
          <w:t>il</w:t>
        </w:r>
      </w:ins>
      <w:ins w:id="121" w:author="Ozben Kutlu" w:date="2025-12-15T19:01:00Z" w16du:dateUtc="2025-12-15T16:01:00Z">
        <w:r w:rsidR="00237583">
          <w:t xml:space="preserve">de </w:t>
        </w:r>
      </w:ins>
      <w:r>
        <w:t>ay</w:t>
      </w:r>
      <w:del w:id="122" w:author="Ozben Kutlu" w:date="2025-12-15T19:09:00Z" w16du:dateUtc="2025-12-15T16:09:00Z">
        <w:r w:rsidDel="00237583">
          <w:delText>ırdık</w:delText>
        </w:r>
      </w:del>
      <w:ins w:id="123" w:author="Ozben Kutlu" w:date="2025-12-15T19:09:00Z" w16du:dateUtc="2025-12-15T16:09:00Z">
        <w:r w:rsidR="00237583">
          <w:t>rılmıştır</w:t>
        </w:r>
      </w:ins>
      <w:ins w:id="124" w:author="Ozben Kutlu" w:date="2025-12-15T19:01:00Z" w16du:dateUtc="2025-12-15T16:01:00Z">
        <w:r w:rsidR="00237583">
          <w:t>:</w:t>
        </w:r>
      </w:ins>
      <w:del w:id="125" w:author="Ozben Kutlu" w:date="2025-12-15T19:01:00Z" w16du:dateUtc="2025-12-15T16:01:00Z">
        <w:r w:rsidDel="00237583">
          <w:delText>. Tam olarak şu şekilde:</w:delText>
        </w:r>
      </w:del>
      <w:r>
        <w:t xml:space="preserve"> </w:t>
      </w:r>
    </w:p>
    <w:p w14:paraId="0EE88243" w14:textId="18D4A506" w:rsidR="00237583" w:rsidRDefault="00237583" w:rsidP="00181F20">
      <w:pPr>
        <w:pStyle w:val="ListeParagraf"/>
        <w:numPr>
          <w:ilvl w:val="0"/>
          <w:numId w:val="64"/>
        </w:numPr>
        <w:spacing w:line="360" w:lineRule="auto"/>
        <w:ind w:left="714" w:hanging="357"/>
        <w:jc w:val="both"/>
        <w:rPr>
          <w:ins w:id="126" w:author="Ozben Kutlu" w:date="2025-12-15T19:05:00Z" w16du:dateUtc="2025-12-15T16:05:00Z"/>
        </w:rPr>
      </w:pPr>
      <w:ins w:id="127" w:author="Ozben Kutlu" w:date="2025-12-15T19:08:00Z" w16du:dateUtc="2025-12-15T16:08:00Z">
        <w:r>
          <w:t>E</w:t>
        </w:r>
      </w:ins>
      <w:del w:id="128" w:author="Ozben Kutlu" w:date="2025-12-15T19:08:00Z" w16du:dateUtc="2025-12-15T16:08:00Z">
        <w:r w:rsidR="00000000" w:rsidDel="00237583">
          <w:delText>e</w:delText>
        </w:r>
      </w:del>
      <w:r w:rsidR="00000000">
        <w:t xml:space="preserve">ğitim seti için 944 örnek, bu toplam verinin %69.9'u. </w:t>
      </w:r>
    </w:p>
    <w:p w14:paraId="731A98A1" w14:textId="77777777" w:rsidR="00237583" w:rsidRDefault="00000000" w:rsidP="00181F20">
      <w:pPr>
        <w:pStyle w:val="ListeParagraf"/>
        <w:numPr>
          <w:ilvl w:val="0"/>
          <w:numId w:val="64"/>
        </w:numPr>
        <w:spacing w:line="360" w:lineRule="auto"/>
        <w:ind w:left="714" w:hanging="357"/>
        <w:jc w:val="both"/>
        <w:rPr>
          <w:ins w:id="129" w:author="Ozben Kutlu" w:date="2025-12-15T19:05:00Z" w16du:dateUtc="2025-12-15T16:05:00Z"/>
        </w:rPr>
      </w:pPr>
      <w:r>
        <w:t xml:space="preserve">Doğrulama seti için 203 örnek, bu %15. </w:t>
      </w:r>
    </w:p>
    <w:p w14:paraId="2A52B6F8" w14:textId="77777777" w:rsidR="00237583" w:rsidRDefault="00000000" w:rsidP="00181F20">
      <w:pPr>
        <w:pStyle w:val="ListeParagraf"/>
        <w:numPr>
          <w:ilvl w:val="0"/>
          <w:numId w:val="64"/>
        </w:numPr>
        <w:spacing w:line="360" w:lineRule="auto"/>
        <w:ind w:left="714" w:hanging="357"/>
        <w:jc w:val="both"/>
        <w:rPr>
          <w:ins w:id="130" w:author="Ozben Kutlu" w:date="2025-12-15T19:05:00Z" w16du:dateUtc="2025-12-15T16:05:00Z"/>
        </w:rPr>
      </w:pPr>
      <w:r>
        <w:t xml:space="preserve">Test seti için 203 örnek, bu da %15. </w:t>
      </w:r>
    </w:p>
    <w:p w14:paraId="4C0A9CE6" w14:textId="6847476F" w:rsidR="0005609A" w:rsidDel="00237583" w:rsidRDefault="00000000" w:rsidP="003F44D1">
      <w:pPr>
        <w:spacing w:after="240" w:line="360" w:lineRule="auto"/>
        <w:jc w:val="both"/>
        <w:rPr>
          <w:del w:id="131" w:author="Ozben Kutlu" w:date="2025-12-15T19:06:00Z" w16du:dateUtc="2025-12-15T16:06:00Z"/>
        </w:rPr>
      </w:pPr>
      <w:del w:id="132" w:author="Ozben Kutlu" w:date="2025-12-15T19:06:00Z" w16du:dateUtc="2025-12-15T16:06:00Z">
        <w:r w:rsidDel="00237583">
          <w:delText>Yani %70 eğitim, %15 doğrulama, %15 test olarak veriyi ayırdık.</w:delText>
        </w:r>
      </w:del>
    </w:p>
    <w:p w14:paraId="13FE9A40" w14:textId="41077064" w:rsidR="00D35450" w:rsidRDefault="00D35450" w:rsidP="009A1726">
      <w:pPr>
        <w:spacing w:line="360" w:lineRule="auto"/>
        <w:jc w:val="center"/>
      </w:pPr>
      <w:r w:rsidRPr="00D35450">
        <w:rPr>
          <w:noProof/>
        </w:rPr>
        <w:drawing>
          <wp:inline distT="0" distB="0" distL="0" distR="0" wp14:anchorId="556F7BAD" wp14:editId="16EC4026">
            <wp:extent cx="5760720" cy="1094105"/>
            <wp:effectExtent l="19050" t="19050" r="11430" b="10795"/>
            <wp:docPr id="354523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23539" name=""/>
                    <pic:cNvPicPr/>
                  </pic:nvPicPr>
                  <pic:blipFill>
                    <a:blip r:embed="rId19"/>
                    <a:stretch>
                      <a:fillRect/>
                    </a:stretch>
                  </pic:blipFill>
                  <pic:spPr>
                    <a:xfrm>
                      <a:off x="0" y="0"/>
                      <a:ext cx="5760720" cy="1094105"/>
                    </a:xfrm>
                    <a:prstGeom prst="rect">
                      <a:avLst/>
                    </a:prstGeom>
                    <a:ln>
                      <a:solidFill>
                        <a:schemeClr val="tx1"/>
                      </a:solidFill>
                    </a:ln>
                  </pic:spPr>
                </pic:pic>
              </a:graphicData>
            </a:graphic>
          </wp:inline>
        </w:drawing>
      </w:r>
    </w:p>
    <w:p w14:paraId="58BBB338" w14:textId="59E5FAA1" w:rsidR="009A1726" w:rsidRDefault="009A1726" w:rsidP="009A1726">
      <w:pPr>
        <w:spacing w:after="240" w:line="360" w:lineRule="auto"/>
        <w:jc w:val="center"/>
      </w:pPr>
      <w:del w:id="133" w:author="Ozben Kutlu" w:date="2025-12-15T19:08:00Z" w16du:dateUtc="2025-12-15T16:08:00Z">
        <w:r w:rsidRPr="009A1726" w:rsidDel="00237583">
          <w:rPr>
            <w:b/>
            <w:bCs/>
          </w:rPr>
          <w:delText xml:space="preserve">Figür </w:delText>
        </w:r>
      </w:del>
      <w:ins w:id="134" w:author="Ozben Kutlu" w:date="2025-12-15T19:08:00Z" w16du:dateUtc="2025-12-15T16:08:00Z">
        <w:r w:rsidR="00237583">
          <w:rPr>
            <w:b/>
            <w:bCs/>
          </w:rPr>
          <w:t xml:space="preserve"> Şekil </w:t>
        </w:r>
      </w:ins>
      <w:r w:rsidR="001157BA">
        <w:rPr>
          <w:b/>
          <w:bCs/>
        </w:rPr>
        <w:t>5</w:t>
      </w:r>
      <w:r w:rsidRPr="009A1726">
        <w:rPr>
          <w:b/>
          <w:bCs/>
        </w:rPr>
        <w:t>.</w:t>
      </w:r>
      <w:r>
        <w:t xml:space="preserve"> Veri hazırlama</w:t>
      </w:r>
    </w:p>
    <w:p w14:paraId="4E31FB72" w14:textId="4C72B02A" w:rsidR="0005609A" w:rsidRDefault="00000000" w:rsidP="003F44D1">
      <w:pPr>
        <w:spacing w:after="240" w:line="360" w:lineRule="auto"/>
        <w:jc w:val="both"/>
      </w:pPr>
      <w:r>
        <w:t xml:space="preserve">Giriş özellikleri olarak 8 tane değişkenimiz var. Bunlar: </w:t>
      </w:r>
      <w:ins w:id="135" w:author="Ozben Kutlu" w:date="2025-12-15T19:12:00Z" w16du:dateUtc="2025-12-15T16:12:00Z">
        <w:r w:rsidR="00251066">
          <w:t xml:space="preserve">(1) </w:t>
        </w:r>
      </w:ins>
      <w:proofErr w:type="spellStart"/>
      <w:r>
        <w:t>reformer</w:t>
      </w:r>
      <w:proofErr w:type="spellEnd"/>
      <w:r>
        <w:t xml:space="preserve"> sıcaklığı </w:t>
      </w:r>
      <w:ins w:id="136" w:author="Ozben Kutlu" w:date="2025-12-15T19:12:00Z" w16du:dateUtc="2025-12-15T16:12:00Z">
        <w:r w:rsidR="00251066">
          <w:sym w:font="Symbol" w:char="F0BE"/>
        </w:r>
      </w:ins>
      <w:proofErr w:type="spellStart"/>
      <w:ins w:id="137" w:author="Ozben Kutlu" w:date="2025-12-15T19:10:00Z" w16du:dateUtc="2025-12-15T16:10:00Z">
        <w:r w:rsidR="00237583">
          <w:t>Celcius</w:t>
        </w:r>
        <w:proofErr w:type="spellEnd"/>
        <w:r w:rsidR="00237583">
          <w:t xml:space="preserve"> </w:t>
        </w:r>
        <w:r w:rsidR="00251066">
          <w:t>sıcaklık ölçeği</w:t>
        </w:r>
      </w:ins>
      <w:ins w:id="138" w:author="Ozben Kutlu" w:date="2025-12-15T19:11:00Z" w16du:dateUtc="2025-12-15T16:11:00Z">
        <w:r w:rsidR="00251066">
          <w:t xml:space="preserve">nde </w:t>
        </w:r>
      </w:ins>
      <w:del w:id="139" w:author="Ozben Kutlu" w:date="2025-12-15T19:11:00Z" w16du:dateUtc="2025-12-15T16:11:00Z">
        <w:r w:rsidDel="00251066">
          <w:delText xml:space="preserve">santigrat derece cinsinden </w:delText>
        </w:r>
      </w:del>
      <w:r>
        <w:t xml:space="preserve">650 ile 850 arasında, </w:t>
      </w:r>
      <w:ins w:id="140" w:author="Ozben Kutlu" w:date="2025-12-15T19:12:00Z" w16du:dateUtc="2025-12-15T16:12:00Z">
        <w:r w:rsidR="00251066">
          <w:t>(</w:t>
        </w:r>
        <w:r w:rsidR="00251066">
          <w:t>2</w:t>
        </w:r>
        <w:r w:rsidR="00251066">
          <w:t xml:space="preserve">) </w:t>
        </w:r>
      </w:ins>
      <w:r>
        <w:t xml:space="preserve">basınç </w:t>
      </w:r>
      <w:ins w:id="141" w:author="Ozben Kutlu" w:date="2025-12-15T19:12:00Z" w16du:dateUtc="2025-12-15T16:12:00Z">
        <w:r w:rsidR="00251066">
          <w:sym w:font="Symbol" w:char="F0BE"/>
        </w:r>
      </w:ins>
      <w:r>
        <w:t xml:space="preserve">bar cinsinden 5 ile 30 arasında, </w:t>
      </w:r>
      <w:ins w:id="142" w:author="Ozben Kutlu" w:date="2025-12-15T19:12:00Z" w16du:dateUtc="2025-12-15T16:12:00Z">
        <w:r w:rsidR="00251066">
          <w:t>(</w:t>
        </w:r>
        <w:r w:rsidR="00251066">
          <w:t>3</w:t>
        </w:r>
        <w:r w:rsidR="00251066">
          <w:t xml:space="preserve">) </w:t>
        </w:r>
      </w:ins>
      <w:r>
        <w:t xml:space="preserve">buhar-karbon oranı </w:t>
      </w:r>
      <w:ins w:id="143" w:author="Ozben Kutlu" w:date="2025-12-15T19:12:00Z" w16du:dateUtc="2025-12-15T16:12:00Z">
        <w:r w:rsidR="00251066">
          <w:sym w:font="Symbol" w:char="F0BE"/>
        </w:r>
      </w:ins>
      <w:r>
        <w:t xml:space="preserve">2.0 ile 6.0 arasında, </w:t>
      </w:r>
      <w:ins w:id="144" w:author="Ozben Kutlu" w:date="2025-12-15T19:12:00Z" w16du:dateUtc="2025-12-15T16:12:00Z">
        <w:r w:rsidR="00251066">
          <w:t>(</w:t>
        </w:r>
        <w:r w:rsidR="00251066">
          <w:t>4</w:t>
        </w:r>
        <w:r w:rsidR="00251066">
          <w:t xml:space="preserve">) </w:t>
        </w:r>
      </w:ins>
      <w:r>
        <w:t xml:space="preserve">hidrojen mol yüzdesi, </w:t>
      </w:r>
      <w:ins w:id="145" w:author="Ozben Kutlu" w:date="2025-12-15T19:12:00Z" w16du:dateUtc="2025-12-15T16:12:00Z">
        <w:r w:rsidR="00251066">
          <w:t>(</w:t>
        </w:r>
        <w:r w:rsidR="00251066">
          <w:t>5</w:t>
        </w:r>
        <w:r w:rsidR="00251066">
          <w:t xml:space="preserve">) </w:t>
        </w:r>
      </w:ins>
      <w:r>
        <w:t xml:space="preserve">karbon monoksit mol yüzdesi, </w:t>
      </w:r>
      <w:ins w:id="146" w:author="Ozben Kutlu" w:date="2025-12-15T19:12:00Z" w16du:dateUtc="2025-12-15T16:12:00Z">
        <w:r w:rsidR="00251066">
          <w:t>(</w:t>
        </w:r>
      </w:ins>
      <w:ins w:id="147" w:author="Ozben Kutlu" w:date="2025-12-15T19:13:00Z" w16du:dateUtc="2025-12-15T16:13:00Z">
        <w:r w:rsidR="00251066">
          <w:t>6</w:t>
        </w:r>
      </w:ins>
      <w:ins w:id="148" w:author="Ozben Kutlu" w:date="2025-12-15T19:12:00Z" w16du:dateUtc="2025-12-15T16:12:00Z">
        <w:r w:rsidR="00251066">
          <w:t xml:space="preserve">) </w:t>
        </w:r>
      </w:ins>
      <w:r>
        <w:t xml:space="preserve">karbon dioksit mol yüzdesi, </w:t>
      </w:r>
      <w:ins w:id="149" w:author="Ozben Kutlu" w:date="2025-12-15T19:13:00Z" w16du:dateUtc="2025-12-15T16:13:00Z">
        <w:r w:rsidR="00251066">
          <w:t>(</w:t>
        </w:r>
        <w:r w:rsidR="00251066">
          <w:t>7</w:t>
        </w:r>
        <w:r w:rsidR="00251066">
          <w:t xml:space="preserve">) </w:t>
        </w:r>
      </w:ins>
      <w:r>
        <w:t xml:space="preserve">metan mol yüzdesi ve </w:t>
      </w:r>
      <w:ins w:id="150" w:author="Ozben Kutlu" w:date="2025-12-15T19:13:00Z" w16du:dateUtc="2025-12-15T16:13:00Z">
        <w:r w:rsidR="00251066">
          <w:t>(</w:t>
        </w:r>
        <w:r w:rsidR="00251066">
          <w:t>8</w:t>
        </w:r>
        <w:r w:rsidR="00251066">
          <w:t xml:space="preserve">) </w:t>
        </w:r>
      </w:ins>
      <w:r>
        <w:t>su buharı mol yüzdesi. Çıkış özellikleri olarak ise 6 tane biyo</w:t>
      </w:r>
      <w:del w:id="151" w:author="Ozben Kutlu" w:date="2025-12-15T19:13:00Z" w16du:dateUtc="2025-12-15T16:13:00Z">
        <w:r w:rsidDel="00251066">
          <w:delText>-</w:delText>
        </w:r>
      </w:del>
      <w:r>
        <w:t xml:space="preserve">yağ bileşeninin </w:t>
      </w:r>
      <w:ins w:id="152" w:author="Ozben Kutlu" w:date="2025-12-15T19:13:00Z" w16du:dateUtc="2025-12-15T16:13:00Z">
        <w:r w:rsidR="00251066">
          <w:t xml:space="preserve">yüzdesel ağırlıklarını </w:t>
        </w:r>
      </w:ins>
      <w:del w:id="153" w:author="Ozben Kutlu" w:date="2025-12-15T19:13:00Z" w16du:dateUtc="2025-12-15T16:13:00Z">
        <w:r w:rsidDel="00251066">
          <w:delText xml:space="preserve">ağırlık yüzdelerini </w:delText>
        </w:r>
      </w:del>
      <w:r>
        <w:t>tahmin etmeye çalışıyoruz. Bunlar: aromatikler</w:t>
      </w:r>
      <w:ins w:id="154" w:author="Ozben Kutlu" w:date="2025-12-15T19:14:00Z" w16du:dateUtc="2025-12-15T16:14:00Z">
        <w:r w:rsidR="00251066">
          <w:t xml:space="preserve"> (%w)</w:t>
        </w:r>
      </w:ins>
      <w:del w:id="155" w:author="Ozben Kutlu" w:date="2025-12-15T19:14:00Z" w16du:dateUtc="2025-12-15T16:14:00Z">
        <w:r w:rsidDel="00251066">
          <w:delText xml:space="preserve"> yüzdesi</w:delText>
        </w:r>
      </w:del>
      <w:r>
        <w:t>, asitler</w:t>
      </w:r>
      <w:ins w:id="156" w:author="Ozben Kutlu" w:date="2025-12-15T19:14:00Z" w16du:dateUtc="2025-12-15T16:14:00Z">
        <w:r w:rsidR="00251066">
          <w:t xml:space="preserve"> </w:t>
        </w:r>
        <w:r w:rsidR="00251066">
          <w:t>(%w)</w:t>
        </w:r>
      </w:ins>
      <w:del w:id="157" w:author="Ozben Kutlu" w:date="2025-12-15T19:14:00Z" w16du:dateUtc="2025-12-15T16:14:00Z">
        <w:r w:rsidDel="00251066">
          <w:delText xml:space="preserve"> yüzdesi</w:delText>
        </w:r>
      </w:del>
      <w:r>
        <w:t>, alkoller</w:t>
      </w:r>
      <w:ins w:id="158" w:author="Ozben Kutlu" w:date="2025-12-15T19:14:00Z" w16du:dateUtc="2025-12-15T16:14:00Z">
        <w:r w:rsidR="00251066">
          <w:t xml:space="preserve"> </w:t>
        </w:r>
        <w:r w:rsidR="00251066">
          <w:t>(%w)</w:t>
        </w:r>
      </w:ins>
      <w:del w:id="159" w:author="Ozben Kutlu" w:date="2025-12-15T19:14:00Z" w16du:dateUtc="2025-12-15T16:14:00Z">
        <w:r w:rsidDel="00251066">
          <w:delText xml:space="preserve"> yüzdesi</w:delText>
        </w:r>
      </w:del>
      <w:r>
        <w:t xml:space="preserve">, </w:t>
      </w:r>
      <w:proofErr w:type="spellStart"/>
      <w:r>
        <w:t>furanlar</w:t>
      </w:r>
      <w:proofErr w:type="spellEnd"/>
      <w:ins w:id="160" w:author="Ozben Kutlu" w:date="2025-12-15T19:14:00Z" w16du:dateUtc="2025-12-15T16:14:00Z">
        <w:r w:rsidR="00251066">
          <w:t xml:space="preserve"> </w:t>
        </w:r>
        <w:r w:rsidR="00251066">
          <w:t>(%w)</w:t>
        </w:r>
      </w:ins>
      <w:del w:id="161" w:author="Ozben Kutlu" w:date="2025-12-15T19:14:00Z" w16du:dateUtc="2025-12-15T16:14:00Z">
        <w:r w:rsidDel="00251066">
          <w:delText xml:space="preserve"> yüzdesi</w:delText>
        </w:r>
      </w:del>
      <w:r>
        <w:t xml:space="preserve">, fenoller </w:t>
      </w:r>
      <w:ins w:id="162" w:author="Ozben Kutlu" w:date="2025-12-15T19:14:00Z" w16du:dateUtc="2025-12-15T16:14:00Z">
        <w:r w:rsidR="00251066">
          <w:t>(%w)</w:t>
        </w:r>
        <w:r w:rsidR="00251066">
          <w:t xml:space="preserve"> </w:t>
        </w:r>
      </w:ins>
      <w:del w:id="163" w:author="Ozben Kutlu" w:date="2025-12-15T19:14:00Z" w16du:dateUtc="2025-12-15T16:14:00Z">
        <w:r w:rsidDel="00251066">
          <w:delText xml:space="preserve">yüzdesi </w:delText>
        </w:r>
      </w:del>
      <w:r>
        <w:t>ve aldehitler-ketonlar</w:t>
      </w:r>
      <w:ins w:id="164" w:author="Ozben Kutlu" w:date="2025-12-15T19:14:00Z" w16du:dateUtc="2025-12-15T16:14:00Z">
        <w:r w:rsidR="00251066">
          <w:t xml:space="preserve"> </w:t>
        </w:r>
        <w:r w:rsidR="00251066">
          <w:t>(%w)</w:t>
        </w:r>
      </w:ins>
      <w:del w:id="165" w:author="Ozben Kutlu" w:date="2025-12-15T19:14:00Z" w16du:dateUtc="2025-12-15T16:14:00Z">
        <w:r w:rsidDel="00251066">
          <w:delText xml:space="preserve"> yüzdesi</w:delText>
        </w:r>
      </w:del>
      <w:r>
        <w:t>.</w:t>
      </w:r>
    </w:p>
    <w:p w14:paraId="6E8820B9" w14:textId="15B095DC" w:rsidR="0005609A" w:rsidRDefault="00000000" w:rsidP="003F44D1">
      <w:pPr>
        <w:spacing w:after="240" w:line="360" w:lineRule="auto"/>
        <w:jc w:val="both"/>
      </w:pPr>
      <w:r>
        <w:lastRenderedPageBreak/>
        <w:t xml:space="preserve">Bu </w:t>
      </w:r>
      <w:ins w:id="166" w:author="Ozben Kutlu" w:date="2025-12-15T19:17:00Z" w16du:dateUtc="2025-12-15T16:17:00Z">
        <w:r w:rsidR="00251066">
          <w:t xml:space="preserve">tersine öngörü yaklaşımıyla </w:t>
        </w:r>
      </w:ins>
      <w:del w:id="167" w:author="Ozben Kutlu" w:date="2025-12-15T19:17:00Z" w16du:dateUtc="2025-12-15T16:17:00Z">
        <w:r w:rsidDel="00251066">
          <w:delText>bir ters problem.</w:delText>
        </w:r>
      </w:del>
      <w:ins w:id="168" w:author="Ozben Kutlu" w:date="2025-12-15T19:17:00Z" w16du:dateUtc="2025-12-15T16:17:00Z">
        <w:r w:rsidR="00251066">
          <w:t xml:space="preserve">singaz kompozisyonuna </w:t>
        </w:r>
      </w:ins>
      <w:ins w:id="169" w:author="Ozben Kutlu" w:date="2025-12-15T19:18:00Z" w16du:dateUtc="2025-12-15T16:18:00Z">
        <w:r w:rsidR="00251066">
          <w:t>bakarak hangi biyoyağın reaksiyona gireceğini bulmaya çalışıyor</w:t>
        </w:r>
      </w:ins>
      <w:ins w:id="170" w:author="Ozben Kutlu" w:date="2025-12-15T19:19:00Z" w16du:dateUtc="2025-12-15T16:19:00Z">
        <w:r w:rsidR="00251066">
          <w:t>, öngörü oranlarını artırmayı hedefliyoruz</w:t>
        </w:r>
      </w:ins>
      <w:ins w:id="171" w:author="Ozben Kutlu" w:date="2025-12-15T19:18:00Z" w16du:dateUtc="2025-12-15T16:18:00Z">
        <w:r w:rsidR="00251066">
          <w:t>.</w:t>
        </w:r>
      </w:ins>
      <w:r>
        <w:t xml:space="preserve"> </w:t>
      </w:r>
      <w:del w:id="172" w:author="Ozben Kutlu" w:date="2025-12-15T19:18:00Z" w16du:dateUtc="2025-12-15T16:18:00Z">
        <w:r w:rsidDel="00251066">
          <w:delText>Yani n</w:delText>
        </w:r>
      </w:del>
      <w:ins w:id="173" w:author="Ozben Kutlu" w:date="2025-12-15T19:18:00Z" w16du:dateUtc="2025-12-15T16:18:00Z">
        <w:r w:rsidR="00251066">
          <w:t>N</w:t>
        </w:r>
      </w:ins>
      <w:r>
        <w:t>ormalde biyo</w:t>
      </w:r>
      <w:del w:id="174" w:author="Ozben Kutlu" w:date="2025-12-15T19:15:00Z" w16du:dateUtc="2025-12-15T16:15:00Z">
        <w:r w:rsidDel="00251066">
          <w:delText>-</w:delText>
        </w:r>
      </w:del>
      <w:r>
        <w:t xml:space="preserve">yağ </w:t>
      </w:r>
      <w:r>
        <w:t xml:space="preserve">kompozisyonundan </w:t>
      </w:r>
      <w:r w:rsidR="000F0471">
        <w:t>singaz</w:t>
      </w:r>
      <w:r>
        <w:t xml:space="preserve"> </w:t>
      </w:r>
      <w:r>
        <w:t xml:space="preserve">kompozisyonuna gitmek daha kolay bir problemdir, bunu termodinamik yasaları belirler. Ama biz tam tersini yapmaya çalışıyoruz. </w:t>
      </w:r>
      <w:ins w:id="175" w:author="Ozben Kutlu" w:date="2025-12-15T19:18:00Z" w16du:dateUtc="2025-12-15T16:18:00Z">
        <w:r w:rsidR="00251066">
          <w:t>Ancak</w:t>
        </w:r>
      </w:ins>
      <w:del w:id="176" w:author="Ozben Kutlu" w:date="2025-12-15T09:43:00Z" w16du:dateUtc="2025-12-15T06:43:00Z">
        <w:r w:rsidDel="000F0471">
          <w:delText>Sıngaz</w:delText>
        </w:r>
      </w:del>
      <w:del w:id="177" w:author="Ozben Kutlu" w:date="2025-12-15T19:18:00Z" w16du:dateUtc="2025-12-15T16:18:00Z">
        <w:r w:rsidDel="00251066">
          <w:delText xml:space="preserve"> kompozisyonuna bakarak hangi biyo</w:delText>
        </w:r>
      </w:del>
      <w:del w:id="178" w:author="Ozben Kutlu" w:date="2025-12-15T19:16:00Z" w16du:dateUtc="2025-12-15T16:16:00Z">
        <w:r w:rsidDel="00251066">
          <w:delText>-</w:delText>
        </w:r>
      </w:del>
      <w:del w:id="179" w:author="Ozben Kutlu" w:date="2025-12-15T19:18:00Z" w16du:dateUtc="2025-12-15T16:18:00Z">
        <w:r w:rsidDel="00251066">
          <w:delText xml:space="preserve">yağın </w:delText>
        </w:r>
      </w:del>
      <w:del w:id="180" w:author="Ozben Kutlu" w:date="2025-12-15T19:16:00Z" w16du:dateUtc="2025-12-15T16:16:00Z">
        <w:r w:rsidDel="00251066">
          <w:delText xml:space="preserve">kullanıldığını </w:delText>
        </w:r>
      </w:del>
      <w:del w:id="181" w:author="Ozben Kutlu" w:date="2025-12-15T19:18:00Z" w16du:dateUtc="2025-12-15T16:18:00Z">
        <w:r w:rsidDel="00251066">
          <w:delText>bulmaya çalışıyoruz. B</w:delText>
        </w:r>
      </w:del>
      <w:ins w:id="182" w:author="Ozben Kutlu" w:date="2025-12-15T19:18:00Z" w16du:dateUtc="2025-12-15T16:18:00Z">
        <w:r w:rsidR="00251066">
          <w:t xml:space="preserve"> b</w:t>
        </w:r>
      </w:ins>
      <w:r>
        <w:t xml:space="preserve">u termodinamik olarak </w:t>
      </w:r>
      <w:proofErr w:type="spellStart"/>
      <w:r>
        <w:t>ill-posed</w:t>
      </w:r>
      <w:proofErr w:type="spellEnd"/>
      <w:r>
        <w:t xml:space="preserve"> yani kötü-konumlanmış bir problemdir, çünkü </w:t>
      </w:r>
      <w:r>
        <w:t xml:space="preserve">farklı </w:t>
      </w:r>
      <w:proofErr w:type="spellStart"/>
      <w:r>
        <w:t>biyoyağlar</w:t>
      </w:r>
      <w:proofErr w:type="spellEnd"/>
      <w:r>
        <w:t xml:space="preserve"> benzer </w:t>
      </w:r>
      <w:r w:rsidR="000F0471">
        <w:t>singaz</w:t>
      </w:r>
      <w:r>
        <w:t xml:space="preserve"> üretebilirler. Denge koşullarında biyoyağ kompozisyonundaki küçük farklılıklar </w:t>
      </w:r>
      <w:r w:rsidR="000F0471">
        <w:t>singaz</w:t>
      </w:r>
      <w:r>
        <w:t xml:space="preserve"> kompozisyonunda çok belirgin olmayabilir. Bu yüzden </w:t>
      </w:r>
      <w:r>
        <w:t>problem doğası gereği zordur.</w:t>
      </w:r>
    </w:p>
    <w:p w14:paraId="775C5104" w14:textId="77777777" w:rsidR="0005609A" w:rsidRDefault="00000000">
      <w:pPr>
        <w:spacing w:after="240" w:line="360" w:lineRule="auto"/>
        <w:rPr>
          <w:b/>
          <w:bCs/>
        </w:rPr>
      </w:pPr>
      <w:r>
        <w:rPr>
          <w:b/>
          <w:bCs/>
        </w:rPr>
        <w:t>B.2.2.1 Klasik makine öğrenmesi yöntemleri</w:t>
      </w:r>
    </w:p>
    <w:p w14:paraId="2B9CF161" w14:textId="77777777" w:rsidR="0005609A" w:rsidRDefault="00000000" w:rsidP="003F44D1">
      <w:pPr>
        <w:spacing w:after="240" w:line="360" w:lineRule="auto"/>
        <w:jc w:val="both"/>
      </w:pPr>
      <w:r>
        <w:t xml:space="preserve">İlk aşamada klasik makine öğrenmesi yöntemlerini denedik. 3 farklı algoritma test ettik. Birincisi lineer regresyon, en basit yöntem. İkincisi rastgele orman yani </w:t>
      </w:r>
      <w:proofErr w:type="spellStart"/>
      <w:r>
        <w:t>Random</w:t>
      </w:r>
      <w:proofErr w:type="spellEnd"/>
      <w:r>
        <w:t xml:space="preserve"> </w:t>
      </w:r>
      <w:proofErr w:type="spellStart"/>
      <w:r>
        <w:t>Forest</w:t>
      </w:r>
      <w:proofErr w:type="spellEnd"/>
      <w:r>
        <w:t xml:space="preserve">, bu ağaç tabanlı bir yöntem. Üçüncüsü </w:t>
      </w:r>
      <w:proofErr w:type="spellStart"/>
      <w:r>
        <w:t>XGBoost</w:t>
      </w:r>
      <w:proofErr w:type="spellEnd"/>
      <w:r>
        <w:t xml:space="preserve">, </w:t>
      </w:r>
      <w:proofErr w:type="spellStart"/>
      <w:r>
        <w:t>gradient</w:t>
      </w:r>
      <w:proofErr w:type="spellEnd"/>
      <w:r>
        <w:t xml:space="preserve"> </w:t>
      </w:r>
      <w:proofErr w:type="spellStart"/>
      <w:r>
        <w:t>boosting</w:t>
      </w:r>
      <w:proofErr w:type="spellEnd"/>
      <w:r>
        <w:t xml:space="preserve"> kullanan gelişmiş bir ağaç yöntemi.</w:t>
      </w:r>
    </w:p>
    <w:p w14:paraId="3EE4D182" w14:textId="51DDA197" w:rsidR="0005609A" w:rsidRPr="00FE44B9" w:rsidRDefault="00000000" w:rsidP="003F44D1">
      <w:pPr>
        <w:spacing w:after="240" w:line="360" w:lineRule="auto"/>
        <w:jc w:val="both"/>
      </w:pPr>
      <w:del w:id="183" w:author="Ozben Kutlu" w:date="2025-12-15T19:21:00Z" w16du:dateUtc="2025-12-15T16:21:00Z">
        <w:r w:rsidRPr="00FE44B9" w:rsidDel="00A274C0">
          <w:delText xml:space="preserve">Şimdi </w:delText>
        </w:r>
      </w:del>
      <w:ins w:id="184" w:author="Ozben Kutlu" w:date="2025-12-15T19:21:00Z" w16du:dateUtc="2025-12-15T16:21:00Z">
        <w:r w:rsidR="00A274C0" w:rsidRPr="00FE44B9">
          <w:t>Daha önceki tez çalışması döneminde elde edilen sonuçlar yeterli bulunmamış</w:t>
        </w:r>
      </w:ins>
      <w:ins w:id="185" w:author="Ozben Kutlu" w:date="2025-12-15T19:22:00Z" w16du:dateUtc="2025-12-15T16:22:00Z">
        <w:r w:rsidR="00A274C0" w:rsidRPr="00FE44B9">
          <w:t xml:space="preserve">tır. </w:t>
        </w:r>
      </w:ins>
      <w:del w:id="186" w:author="Ozben Kutlu" w:date="2025-12-15T19:21:00Z" w16du:dateUtc="2025-12-15T16:21:00Z">
        <w:r w:rsidRPr="00FE44B9" w:rsidDel="00A274C0">
          <w:delText>her bir yöntemin detaylı sayısal sonuçlarını vereyim. L</w:delText>
        </w:r>
      </w:del>
      <w:ins w:id="187" w:author="Ozben Kutlu" w:date="2025-12-15T19:22:00Z" w16du:dateUtc="2025-12-15T16:22:00Z">
        <w:r w:rsidR="00A274C0" w:rsidRPr="00FE44B9">
          <w:t>L</w:t>
        </w:r>
      </w:ins>
      <w:r w:rsidRPr="00FE44B9">
        <w:t xml:space="preserve">ineer regresyon test setinde çok yetersiz kaldı. Genel ortalama R² = 0.332, </w:t>
      </w:r>
      <w:ins w:id="188" w:author="Ozben Kutlu" w:date="2025-12-15T19:57:00Z" w16du:dateUtc="2025-12-15T16:57:00Z">
        <w:r w:rsidR="00762803">
          <w:t xml:space="preserve">kök </w:t>
        </w:r>
      </w:ins>
      <w:r w:rsidRPr="00FE44B9">
        <w:t xml:space="preserve">ortalama </w:t>
      </w:r>
      <w:ins w:id="189" w:author="Ozben Kutlu" w:date="2025-12-15T19:57:00Z" w16du:dateUtc="2025-12-15T16:57:00Z">
        <w:r w:rsidR="00762803">
          <w:t>karesel hata (</w:t>
        </w:r>
      </w:ins>
      <w:r w:rsidRPr="00FE44B9">
        <w:t>RMSE</w:t>
      </w:r>
      <w:ins w:id="190" w:author="Ozben Kutlu" w:date="2025-12-15T19:57:00Z" w16du:dateUtc="2025-12-15T16:57:00Z">
        <w:r w:rsidR="00762803">
          <w:t>)</w:t>
        </w:r>
      </w:ins>
      <w:r w:rsidRPr="00FE44B9">
        <w:t xml:space="preserve"> = %13.38, ortalama </w:t>
      </w:r>
      <w:ins w:id="191" w:author="Ozben Kutlu" w:date="2025-12-15T19:58:00Z" w16du:dateUtc="2025-12-15T16:58:00Z">
        <w:r w:rsidR="00762803">
          <w:t>mutlak hata (</w:t>
        </w:r>
      </w:ins>
      <w:r w:rsidRPr="00FE44B9">
        <w:t>MAE</w:t>
      </w:r>
      <w:ins w:id="192" w:author="Ozben Kutlu" w:date="2025-12-15T19:58:00Z" w16du:dateUtc="2025-12-15T16:58:00Z">
        <w:r w:rsidR="00762803">
          <w:t>)</w:t>
        </w:r>
      </w:ins>
      <w:r w:rsidRPr="00FE44B9">
        <w:t xml:space="preserve"> </w:t>
      </w:r>
      <w:del w:id="193" w:author="Ozben Kutlu" w:date="2025-12-15T19:58:00Z" w16du:dateUtc="2025-12-15T16:58:00Z">
        <w:r w:rsidRPr="00FE44B9" w:rsidDel="00762803">
          <w:delText xml:space="preserve">yani ortalama mutlak hata </w:delText>
        </w:r>
      </w:del>
      <w:r w:rsidRPr="00FE44B9">
        <w:t>= %9.92 oldu. Bileşen bazında bakarsak lineer regresyon için elimizde doğrulama verileri var ama test için detaylı bileşen bazlı R² değerleri yok, sadece genel ortalama var.</w:t>
      </w:r>
      <w:ins w:id="194" w:author="Ozben Kutlu" w:date="2025-12-15T19:23:00Z" w16du:dateUtc="2025-12-15T16:23:00Z">
        <w:r w:rsidR="00A274C0" w:rsidRPr="00FE44B9">
          <w:t xml:space="preserve"> </w:t>
        </w:r>
        <w:proofErr w:type="spellStart"/>
        <w:r w:rsidR="00A274C0" w:rsidRPr="00FE44B9">
          <w:t>Random</w:t>
        </w:r>
        <w:proofErr w:type="spellEnd"/>
        <w:r w:rsidR="00A274C0" w:rsidRPr="00FE44B9">
          <w:t xml:space="preserve"> </w:t>
        </w:r>
        <w:proofErr w:type="spellStart"/>
        <w:r w:rsidR="00A274C0" w:rsidRPr="00FE44B9">
          <w:t>Forest</w:t>
        </w:r>
        <w:proofErr w:type="spellEnd"/>
        <w:r w:rsidR="00A274C0" w:rsidRPr="00FE44B9">
          <w:t xml:space="preserve"> ve </w:t>
        </w:r>
        <w:proofErr w:type="spellStart"/>
        <w:r w:rsidR="00A274C0" w:rsidRPr="00FE44B9">
          <w:t>SGBoost</w:t>
        </w:r>
        <w:proofErr w:type="spellEnd"/>
        <w:r w:rsidR="00A274C0" w:rsidRPr="00FE44B9">
          <w:t xml:space="preserve"> sonuçları da Tablo 1’de görüldüğü gibi yeterli </w:t>
        </w:r>
      </w:ins>
      <w:ins w:id="195" w:author="Ozben Kutlu" w:date="2025-12-15T19:24:00Z" w16du:dateUtc="2025-12-15T16:24:00Z">
        <w:r w:rsidR="00A274C0" w:rsidRPr="00FE44B9">
          <w:t>R</w:t>
        </w:r>
        <w:r w:rsidR="00A274C0" w:rsidRPr="00181F20">
          <w:rPr>
            <w:vertAlign w:val="superscript"/>
          </w:rPr>
          <w:t>2</w:t>
        </w:r>
        <w:r w:rsidR="00A274C0" w:rsidRPr="00FE44B9">
          <w:t xml:space="preserve"> değerlerine ulaşmamıştır.</w:t>
        </w:r>
      </w:ins>
    </w:p>
    <w:p w14:paraId="6B4635B3" w14:textId="77777777" w:rsidR="0005609A" w:rsidRPr="00FE44B9" w:rsidRDefault="00000000" w:rsidP="00181F20">
      <w:pPr>
        <w:spacing w:line="360" w:lineRule="auto"/>
        <w:jc w:val="center"/>
      </w:pPr>
      <w:r w:rsidRPr="00181F20">
        <w:rPr>
          <w:b/>
          <w:bCs/>
          <w:lang w:eastAsia="en-US" w:bidi="en-US"/>
        </w:rPr>
        <w:t>Tablo 1.</w:t>
      </w:r>
      <w:r w:rsidRPr="00181F20">
        <w:rPr>
          <w:lang w:eastAsia="en-US" w:bidi="en-US"/>
        </w:rPr>
        <w:t xml:space="preserve"> İlk aşama sonuçları</w:t>
      </w:r>
    </w:p>
    <w:tbl>
      <w:tblPr>
        <w:tblStyle w:val="TabloBasit1"/>
        <w:tblW w:w="5000" w:type="pct"/>
        <w:tblLook w:val="04A0" w:firstRow="1" w:lastRow="0" w:firstColumn="1" w:lastColumn="0" w:noHBand="0" w:noVBand="1"/>
      </w:tblPr>
      <w:tblGrid>
        <w:gridCol w:w="2404"/>
        <w:gridCol w:w="1135"/>
        <w:gridCol w:w="1133"/>
        <w:gridCol w:w="1135"/>
        <w:gridCol w:w="1049"/>
        <w:gridCol w:w="1171"/>
        <w:gridCol w:w="1035"/>
        <w:tblGridChange w:id="196">
          <w:tblGrid>
            <w:gridCol w:w="2404"/>
            <w:gridCol w:w="1135"/>
            <w:gridCol w:w="1133"/>
            <w:gridCol w:w="1135"/>
            <w:gridCol w:w="1049"/>
            <w:gridCol w:w="1171"/>
            <w:gridCol w:w="1035"/>
          </w:tblGrid>
        </w:tblGridChange>
      </w:tblGrid>
      <w:tr w:rsidR="00052260" w:rsidRPr="00FE44B9" w14:paraId="04838F88" w14:textId="7D10816C" w:rsidTr="00181F20">
        <w:trPr>
          <w:trHeight w:val="244"/>
        </w:trPr>
        <w:tc>
          <w:tcPr>
            <w:tcW w:w="1327" w:type="pct"/>
            <w:vMerge w:val="restart"/>
          </w:tcPr>
          <w:p w14:paraId="7F870D2F" w14:textId="77777777" w:rsidR="0099775F" w:rsidRPr="00181F20" w:rsidRDefault="0099775F" w:rsidP="00181F20">
            <w:pPr>
              <w:spacing w:after="0" w:line="276" w:lineRule="auto"/>
              <w:rPr>
                <w:rFonts w:ascii="Times New Roman" w:hAnsi="Times New Roman" w:cs="Times New Roman"/>
                <w:lang w:val="tr-TR"/>
              </w:rPr>
            </w:pPr>
          </w:p>
        </w:tc>
        <w:tc>
          <w:tcPr>
            <w:tcW w:w="1877" w:type="pct"/>
            <w:gridSpan w:val="3"/>
            <w:vAlign w:val="center"/>
          </w:tcPr>
          <w:p w14:paraId="5142D086" w14:textId="020CC1AC" w:rsidR="0099775F" w:rsidRPr="00181F20" w:rsidRDefault="0099775F" w:rsidP="00181F20">
            <w:pPr>
              <w:spacing w:after="0" w:line="276" w:lineRule="auto"/>
              <w:jc w:val="center"/>
              <w:rPr>
                <w:rFonts w:ascii="Times New Roman" w:hAnsi="Times New Roman" w:cs="Times New Roman"/>
                <w:lang w:val="tr-TR" w:bidi="en-US"/>
              </w:rPr>
            </w:pPr>
            <w:proofErr w:type="spellStart"/>
            <w:r w:rsidRPr="00181F20">
              <w:rPr>
                <w:rFonts w:ascii="Times New Roman" w:hAnsi="Times New Roman" w:cs="Times New Roman"/>
                <w:lang w:val="tr-TR" w:bidi="en-US"/>
              </w:rPr>
              <w:t>Random</w:t>
            </w:r>
            <w:proofErr w:type="spellEnd"/>
            <w:r w:rsidRPr="00181F20">
              <w:rPr>
                <w:rFonts w:ascii="Times New Roman" w:hAnsi="Times New Roman" w:cs="Times New Roman"/>
                <w:lang w:val="tr-TR" w:bidi="en-US"/>
              </w:rPr>
              <w:t xml:space="preserve"> </w:t>
            </w:r>
            <w:proofErr w:type="spellStart"/>
            <w:r w:rsidRPr="00181F20">
              <w:rPr>
                <w:rFonts w:ascii="Times New Roman" w:hAnsi="Times New Roman" w:cs="Times New Roman"/>
                <w:lang w:val="tr-TR" w:bidi="en-US"/>
              </w:rPr>
              <w:t>Forest</w:t>
            </w:r>
            <w:proofErr w:type="spellEnd"/>
            <w:r w:rsidRPr="00181F20">
              <w:rPr>
                <w:rFonts w:ascii="Times New Roman" w:hAnsi="Times New Roman" w:cs="Times New Roman"/>
                <w:lang w:val="tr-TR" w:bidi="en-US"/>
              </w:rPr>
              <w:t xml:space="preserve"> </w:t>
            </w:r>
          </w:p>
        </w:tc>
        <w:tc>
          <w:tcPr>
            <w:tcW w:w="1796" w:type="pct"/>
            <w:gridSpan w:val="3"/>
            <w:vAlign w:val="center"/>
          </w:tcPr>
          <w:p w14:paraId="7D41F907" w14:textId="3E6E9636" w:rsidR="0099775F" w:rsidRPr="00181F20" w:rsidRDefault="0099775F" w:rsidP="00181F20">
            <w:pPr>
              <w:spacing w:after="0" w:line="276" w:lineRule="auto"/>
              <w:jc w:val="center"/>
              <w:rPr>
                <w:rFonts w:ascii="Times New Roman" w:hAnsi="Times New Roman" w:cs="Times New Roman"/>
                <w:lang w:val="tr-TR" w:bidi="en-US"/>
              </w:rPr>
            </w:pPr>
            <w:proofErr w:type="spellStart"/>
            <w:r w:rsidRPr="00181F20">
              <w:rPr>
                <w:rFonts w:ascii="Times New Roman" w:hAnsi="Times New Roman" w:cs="Times New Roman"/>
                <w:lang w:val="tr-TR" w:bidi="en-US"/>
              </w:rPr>
              <w:t>XGBoost</w:t>
            </w:r>
            <w:proofErr w:type="spellEnd"/>
            <w:r w:rsidRPr="00181F20">
              <w:rPr>
                <w:rFonts w:ascii="Times New Roman" w:hAnsi="Times New Roman" w:cs="Times New Roman"/>
                <w:lang w:val="tr-TR" w:bidi="en-US"/>
              </w:rPr>
              <w:t xml:space="preserve"> </w:t>
            </w:r>
          </w:p>
        </w:tc>
      </w:tr>
      <w:tr w:rsidR="00052260" w:rsidRPr="00FE44B9" w14:paraId="44B7E84C" w14:textId="66FB77DA" w:rsidTr="00052260">
        <w:trPr>
          <w:trHeight w:val="244"/>
        </w:trPr>
        <w:tc>
          <w:tcPr>
            <w:tcW w:w="1327" w:type="pct"/>
            <w:vMerge/>
          </w:tcPr>
          <w:p w14:paraId="221FFFE3" w14:textId="77777777" w:rsidR="0099775F" w:rsidRPr="00181F20" w:rsidRDefault="0099775F" w:rsidP="00181F20">
            <w:pPr>
              <w:spacing w:after="0" w:line="276" w:lineRule="auto"/>
              <w:rPr>
                <w:rFonts w:ascii="Times New Roman" w:hAnsi="Times New Roman" w:cs="Times New Roman"/>
                <w:lang w:val="tr-TR"/>
              </w:rPr>
            </w:pPr>
          </w:p>
        </w:tc>
        <w:tc>
          <w:tcPr>
            <w:tcW w:w="626" w:type="pct"/>
            <w:vAlign w:val="center"/>
          </w:tcPr>
          <w:p w14:paraId="40A8601C" w14:textId="4698FC10"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R²</w:t>
            </w:r>
          </w:p>
        </w:tc>
        <w:tc>
          <w:tcPr>
            <w:tcW w:w="625" w:type="pct"/>
            <w:vAlign w:val="center"/>
          </w:tcPr>
          <w:p w14:paraId="167BF84D" w14:textId="4B9C211F"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RMSE</w:t>
            </w:r>
          </w:p>
        </w:tc>
        <w:tc>
          <w:tcPr>
            <w:tcW w:w="626" w:type="pct"/>
            <w:vAlign w:val="center"/>
          </w:tcPr>
          <w:p w14:paraId="2AC6C21C" w14:textId="1E16772A"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rPr>
              <w:t>MAE</w:t>
            </w:r>
          </w:p>
        </w:tc>
        <w:tc>
          <w:tcPr>
            <w:tcW w:w="579" w:type="pct"/>
            <w:vAlign w:val="center"/>
          </w:tcPr>
          <w:p w14:paraId="2CF16B8E" w14:textId="0B4680C5"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R²</w:t>
            </w:r>
          </w:p>
        </w:tc>
        <w:tc>
          <w:tcPr>
            <w:tcW w:w="646" w:type="pct"/>
            <w:vAlign w:val="center"/>
          </w:tcPr>
          <w:p w14:paraId="01665DE8" w14:textId="25989EB7"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RMSE</w:t>
            </w:r>
          </w:p>
        </w:tc>
        <w:tc>
          <w:tcPr>
            <w:tcW w:w="571" w:type="pct"/>
            <w:vAlign w:val="center"/>
          </w:tcPr>
          <w:p w14:paraId="5831DF34" w14:textId="08FD17E8"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rPr>
              <w:t>MAE</w:t>
            </w:r>
          </w:p>
        </w:tc>
      </w:tr>
      <w:tr w:rsidR="00052260" w:rsidRPr="00FE44B9" w14:paraId="4D69B71B" w14:textId="0C4CB525" w:rsidTr="00052260">
        <w:tc>
          <w:tcPr>
            <w:tcW w:w="1327" w:type="pct"/>
            <w:vAlign w:val="center"/>
          </w:tcPr>
          <w:p w14:paraId="46261538" w14:textId="77777777" w:rsidR="0099775F" w:rsidRPr="00181F20" w:rsidRDefault="0099775F" w:rsidP="00181F20">
            <w:pPr>
              <w:spacing w:after="0" w:line="276" w:lineRule="auto"/>
              <w:rPr>
                <w:rFonts w:ascii="Times New Roman" w:hAnsi="Times New Roman" w:cs="Times New Roman"/>
                <w:lang w:val="tr-TR"/>
              </w:rPr>
            </w:pPr>
            <w:r w:rsidRPr="00181F20">
              <w:rPr>
                <w:rFonts w:ascii="Times New Roman" w:hAnsi="Times New Roman" w:cs="Times New Roman"/>
                <w:lang w:val="tr-TR"/>
              </w:rPr>
              <w:t xml:space="preserve">Aromatikler </w:t>
            </w:r>
          </w:p>
        </w:tc>
        <w:tc>
          <w:tcPr>
            <w:tcW w:w="626" w:type="pct"/>
            <w:vAlign w:val="center"/>
          </w:tcPr>
          <w:p w14:paraId="3E08E3C1" w14:textId="77777777"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0.850</w:t>
            </w:r>
          </w:p>
        </w:tc>
        <w:tc>
          <w:tcPr>
            <w:tcW w:w="625" w:type="pct"/>
            <w:vAlign w:val="center"/>
          </w:tcPr>
          <w:p w14:paraId="1BA43545" w14:textId="3DC94844"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bidi="en-US"/>
              </w:rPr>
              <w:t>%13.94</w:t>
            </w:r>
          </w:p>
        </w:tc>
        <w:tc>
          <w:tcPr>
            <w:tcW w:w="626" w:type="pct"/>
            <w:vAlign w:val="center"/>
          </w:tcPr>
          <w:p w14:paraId="07F60249" w14:textId="4E59BE1A"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%9.55</w:t>
            </w:r>
          </w:p>
        </w:tc>
        <w:tc>
          <w:tcPr>
            <w:tcW w:w="579" w:type="pct"/>
            <w:vAlign w:val="center"/>
          </w:tcPr>
          <w:p w14:paraId="761637DB" w14:textId="26117D05"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0.864</w:t>
            </w:r>
          </w:p>
        </w:tc>
        <w:tc>
          <w:tcPr>
            <w:tcW w:w="646" w:type="pct"/>
            <w:vAlign w:val="center"/>
          </w:tcPr>
          <w:p w14:paraId="1314FDF0" w14:textId="0912957D"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%13.28</w:t>
            </w:r>
          </w:p>
        </w:tc>
        <w:tc>
          <w:tcPr>
            <w:tcW w:w="571" w:type="pct"/>
            <w:vAlign w:val="center"/>
          </w:tcPr>
          <w:p w14:paraId="75CE0B74" w14:textId="44CDFFBE"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%8.89</w:t>
            </w:r>
          </w:p>
        </w:tc>
      </w:tr>
      <w:tr w:rsidR="00052260" w:rsidRPr="00FE44B9" w14:paraId="32022D68" w14:textId="7C9A5820" w:rsidTr="00052260">
        <w:tc>
          <w:tcPr>
            <w:tcW w:w="1327" w:type="pct"/>
            <w:vAlign w:val="center"/>
          </w:tcPr>
          <w:p w14:paraId="6BA26C09" w14:textId="77777777" w:rsidR="0099775F" w:rsidRPr="00181F20" w:rsidRDefault="0099775F" w:rsidP="00181F20">
            <w:pPr>
              <w:spacing w:after="0" w:line="276" w:lineRule="auto"/>
              <w:rPr>
                <w:rFonts w:ascii="Times New Roman" w:hAnsi="Times New Roman" w:cs="Times New Roman"/>
                <w:lang w:val="tr-TR"/>
              </w:rPr>
            </w:pPr>
            <w:r w:rsidRPr="00181F20">
              <w:rPr>
                <w:rFonts w:ascii="Times New Roman" w:hAnsi="Times New Roman" w:cs="Times New Roman"/>
                <w:lang w:val="tr-TR"/>
              </w:rPr>
              <w:t xml:space="preserve">Asitler </w:t>
            </w:r>
          </w:p>
        </w:tc>
        <w:tc>
          <w:tcPr>
            <w:tcW w:w="626" w:type="pct"/>
            <w:vAlign w:val="center"/>
          </w:tcPr>
          <w:p w14:paraId="51177E51" w14:textId="77777777"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0.783</w:t>
            </w:r>
          </w:p>
        </w:tc>
        <w:tc>
          <w:tcPr>
            <w:tcW w:w="625" w:type="pct"/>
            <w:vAlign w:val="center"/>
          </w:tcPr>
          <w:p w14:paraId="5CD64DF2" w14:textId="31573653"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%8.58</w:t>
            </w:r>
          </w:p>
        </w:tc>
        <w:tc>
          <w:tcPr>
            <w:tcW w:w="626" w:type="pct"/>
            <w:vAlign w:val="center"/>
          </w:tcPr>
          <w:p w14:paraId="51EA9953" w14:textId="31E99738"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%6.03</w:t>
            </w:r>
          </w:p>
        </w:tc>
        <w:tc>
          <w:tcPr>
            <w:tcW w:w="579" w:type="pct"/>
            <w:vAlign w:val="center"/>
          </w:tcPr>
          <w:p w14:paraId="0D55DCBE" w14:textId="03C2595B"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0.780</w:t>
            </w:r>
          </w:p>
        </w:tc>
        <w:tc>
          <w:tcPr>
            <w:tcW w:w="646" w:type="pct"/>
            <w:vAlign w:val="center"/>
          </w:tcPr>
          <w:p w14:paraId="73310878" w14:textId="2C724EFD"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%8.64</w:t>
            </w:r>
          </w:p>
        </w:tc>
        <w:tc>
          <w:tcPr>
            <w:tcW w:w="571" w:type="pct"/>
            <w:vAlign w:val="center"/>
          </w:tcPr>
          <w:p w14:paraId="4833AE8C" w14:textId="0D6A4867"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%6.21</w:t>
            </w:r>
          </w:p>
        </w:tc>
      </w:tr>
      <w:tr w:rsidR="00052260" w:rsidRPr="00FE44B9" w14:paraId="55308726" w14:textId="01BC127F" w:rsidTr="00052260">
        <w:tc>
          <w:tcPr>
            <w:tcW w:w="1327" w:type="pct"/>
            <w:vAlign w:val="center"/>
          </w:tcPr>
          <w:p w14:paraId="1894B418" w14:textId="77777777" w:rsidR="0099775F" w:rsidRPr="00181F20" w:rsidRDefault="0099775F" w:rsidP="00181F20">
            <w:pPr>
              <w:spacing w:after="0" w:line="276" w:lineRule="auto"/>
              <w:rPr>
                <w:rFonts w:ascii="Times New Roman" w:hAnsi="Times New Roman" w:cs="Times New Roman"/>
                <w:lang w:val="tr-TR"/>
              </w:rPr>
            </w:pPr>
            <w:r w:rsidRPr="00181F20">
              <w:rPr>
                <w:rFonts w:ascii="Times New Roman" w:hAnsi="Times New Roman" w:cs="Times New Roman"/>
                <w:lang w:val="tr-TR"/>
              </w:rPr>
              <w:t xml:space="preserve">Alkoller </w:t>
            </w:r>
          </w:p>
        </w:tc>
        <w:tc>
          <w:tcPr>
            <w:tcW w:w="626" w:type="pct"/>
            <w:vAlign w:val="center"/>
          </w:tcPr>
          <w:p w14:paraId="1BCDB0DF" w14:textId="77777777"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0.363</w:t>
            </w:r>
          </w:p>
        </w:tc>
        <w:tc>
          <w:tcPr>
            <w:tcW w:w="625" w:type="pct"/>
            <w:vAlign w:val="center"/>
          </w:tcPr>
          <w:p w14:paraId="551A13E5" w14:textId="49F191CE"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%10.04</w:t>
            </w:r>
          </w:p>
        </w:tc>
        <w:tc>
          <w:tcPr>
            <w:tcW w:w="626" w:type="pct"/>
            <w:vAlign w:val="center"/>
          </w:tcPr>
          <w:p w14:paraId="6319DD02" w14:textId="6F415D10"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%5.46</w:t>
            </w:r>
          </w:p>
        </w:tc>
        <w:tc>
          <w:tcPr>
            <w:tcW w:w="579" w:type="pct"/>
            <w:vAlign w:val="center"/>
          </w:tcPr>
          <w:p w14:paraId="3D071EAC" w14:textId="3008F7DE"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0.541</w:t>
            </w:r>
          </w:p>
        </w:tc>
        <w:tc>
          <w:tcPr>
            <w:tcW w:w="646" w:type="pct"/>
            <w:vAlign w:val="center"/>
          </w:tcPr>
          <w:p w14:paraId="29750DAF" w14:textId="27DAAD3B"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%8.52</w:t>
            </w:r>
          </w:p>
        </w:tc>
        <w:tc>
          <w:tcPr>
            <w:tcW w:w="571" w:type="pct"/>
            <w:vAlign w:val="center"/>
          </w:tcPr>
          <w:p w14:paraId="271E3940" w14:textId="2D5CC190"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%5.12</w:t>
            </w:r>
          </w:p>
        </w:tc>
      </w:tr>
      <w:tr w:rsidR="00052260" w:rsidRPr="00FE44B9" w14:paraId="37C69E85" w14:textId="4D871F0C" w:rsidTr="00052260">
        <w:tc>
          <w:tcPr>
            <w:tcW w:w="1327" w:type="pct"/>
            <w:vAlign w:val="center"/>
          </w:tcPr>
          <w:p w14:paraId="41BD8E67" w14:textId="77777777" w:rsidR="0099775F" w:rsidRPr="00181F20" w:rsidRDefault="0099775F" w:rsidP="00181F20">
            <w:pPr>
              <w:spacing w:after="0" w:line="276" w:lineRule="auto"/>
              <w:rPr>
                <w:rFonts w:ascii="Times New Roman" w:hAnsi="Times New Roman" w:cs="Times New Roman"/>
                <w:lang w:val="tr-TR"/>
              </w:rPr>
            </w:pPr>
            <w:proofErr w:type="spellStart"/>
            <w:r w:rsidRPr="00181F20">
              <w:rPr>
                <w:rFonts w:ascii="Times New Roman" w:hAnsi="Times New Roman" w:cs="Times New Roman"/>
                <w:lang w:val="tr-TR"/>
              </w:rPr>
              <w:t>Furanlar</w:t>
            </w:r>
            <w:proofErr w:type="spellEnd"/>
            <w:r w:rsidRPr="00181F20">
              <w:rPr>
                <w:rFonts w:ascii="Times New Roman" w:hAnsi="Times New Roman" w:cs="Times New Roman"/>
                <w:lang w:val="tr-TR"/>
              </w:rPr>
              <w:t xml:space="preserve"> </w:t>
            </w:r>
          </w:p>
        </w:tc>
        <w:tc>
          <w:tcPr>
            <w:tcW w:w="626" w:type="pct"/>
            <w:vAlign w:val="center"/>
          </w:tcPr>
          <w:p w14:paraId="200CD7D7" w14:textId="77777777"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0.681</w:t>
            </w:r>
          </w:p>
        </w:tc>
        <w:tc>
          <w:tcPr>
            <w:tcW w:w="625" w:type="pct"/>
            <w:vAlign w:val="center"/>
          </w:tcPr>
          <w:p w14:paraId="3C9391BD" w14:textId="67F0BAAC"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%2.64</w:t>
            </w:r>
          </w:p>
        </w:tc>
        <w:tc>
          <w:tcPr>
            <w:tcW w:w="626" w:type="pct"/>
            <w:vAlign w:val="center"/>
          </w:tcPr>
          <w:p w14:paraId="2EE209E2" w14:textId="0D5B82D1"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%1.96</w:t>
            </w:r>
          </w:p>
        </w:tc>
        <w:tc>
          <w:tcPr>
            <w:tcW w:w="579" w:type="pct"/>
            <w:vAlign w:val="center"/>
          </w:tcPr>
          <w:p w14:paraId="27C12574" w14:textId="72407C00"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0.731</w:t>
            </w:r>
          </w:p>
        </w:tc>
        <w:tc>
          <w:tcPr>
            <w:tcW w:w="646" w:type="pct"/>
            <w:vAlign w:val="center"/>
          </w:tcPr>
          <w:p w14:paraId="6F3674F6" w14:textId="7C0A9B70"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%2.42</w:t>
            </w:r>
          </w:p>
        </w:tc>
        <w:tc>
          <w:tcPr>
            <w:tcW w:w="571" w:type="pct"/>
            <w:vAlign w:val="center"/>
          </w:tcPr>
          <w:p w14:paraId="53BEF530" w14:textId="4B5A1AF3"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%1.75</w:t>
            </w:r>
          </w:p>
        </w:tc>
      </w:tr>
      <w:tr w:rsidR="00052260" w:rsidRPr="00FE44B9" w14:paraId="3EBE2666" w14:textId="5FD10681" w:rsidTr="00052260">
        <w:tc>
          <w:tcPr>
            <w:tcW w:w="1327" w:type="pct"/>
            <w:vAlign w:val="center"/>
          </w:tcPr>
          <w:p w14:paraId="59BC23D0" w14:textId="77777777" w:rsidR="0099775F" w:rsidRPr="00181F20" w:rsidRDefault="0099775F" w:rsidP="00181F20">
            <w:pPr>
              <w:spacing w:after="0" w:line="276" w:lineRule="auto"/>
              <w:rPr>
                <w:rFonts w:ascii="Times New Roman" w:hAnsi="Times New Roman" w:cs="Times New Roman"/>
                <w:lang w:val="tr-TR"/>
              </w:rPr>
            </w:pPr>
            <w:r w:rsidRPr="00181F20">
              <w:rPr>
                <w:rFonts w:ascii="Times New Roman" w:hAnsi="Times New Roman" w:cs="Times New Roman"/>
                <w:lang w:val="tr-TR"/>
              </w:rPr>
              <w:t xml:space="preserve">Fenoller </w:t>
            </w:r>
          </w:p>
        </w:tc>
        <w:tc>
          <w:tcPr>
            <w:tcW w:w="626" w:type="pct"/>
            <w:vAlign w:val="center"/>
          </w:tcPr>
          <w:p w14:paraId="21B6D80D" w14:textId="77777777"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0.544</w:t>
            </w:r>
          </w:p>
        </w:tc>
        <w:tc>
          <w:tcPr>
            <w:tcW w:w="625" w:type="pct"/>
            <w:vAlign w:val="center"/>
          </w:tcPr>
          <w:p w14:paraId="46B7B2F9" w14:textId="3817EDA5"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%11.65</w:t>
            </w:r>
          </w:p>
        </w:tc>
        <w:tc>
          <w:tcPr>
            <w:tcW w:w="626" w:type="pct"/>
            <w:vAlign w:val="center"/>
          </w:tcPr>
          <w:p w14:paraId="4C97B317" w14:textId="55287F77"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%7.74</w:t>
            </w:r>
          </w:p>
        </w:tc>
        <w:tc>
          <w:tcPr>
            <w:tcW w:w="579" w:type="pct"/>
            <w:vAlign w:val="center"/>
          </w:tcPr>
          <w:p w14:paraId="7E8B3D5D" w14:textId="30A1DC93"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0.552</w:t>
            </w:r>
          </w:p>
        </w:tc>
        <w:tc>
          <w:tcPr>
            <w:tcW w:w="646" w:type="pct"/>
            <w:vAlign w:val="center"/>
          </w:tcPr>
          <w:p w14:paraId="743C722A" w14:textId="52A6631F"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%11.55</w:t>
            </w:r>
          </w:p>
        </w:tc>
        <w:tc>
          <w:tcPr>
            <w:tcW w:w="571" w:type="pct"/>
            <w:vAlign w:val="center"/>
          </w:tcPr>
          <w:p w14:paraId="70F37B6C" w14:textId="7990EB62"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%7.73</w:t>
            </w:r>
          </w:p>
        </w:tc>
      </w:tr>
      <w:tr w:rsidR="00052260" w:rsidRPr="00FE44B9" w14:paraId="54C3B7B4" w14:textId="47D2C20A" w:rsidTr="00052260">
        <w:tc>
          <w:tcPr>
            <w:tcW w:w="1327" w:type="pct"/>
            <w:vAlign w:val="center"/>
          </w:tcPr>
          <w:p w14:paraId="1FD3FC96" w14:textId="77777777" w:rsidR="0099775F" w:rsidRPr="00181F20" w:rsidRDefault="0099775F" w:rsidP="00181F20">
            <w:pPr>
              <w:spacing w:after="0" w:line="276" w:lineRule="auto"/>
              <w:rPr>
                <w:rFonts w:ascii="Times New Roman" w:hAnsi="Times New Roman" w:cs="Times New Roman"/>
                <w:lang w:val="tr-TR"/>
              </w:rPr>
            </w:pPr>
            <w:r w:rsidRPr="00181F20">
              <w:rPr>
                <w:rFonts w:ascii="Times New Roman" w:hAnsi="Times New Roman" w:cs="Times New Roman"/>
                <w:lang w:val="tr-TR"/>
              </w:rPr>
              <w:t>Aldehitler-ketonlar</w:t>
            </w:r>
          </w:p>
        </w:tc>
        <w:tc>
          <w:tcPr>
            <w:tcW w:w="626" w:type="pct"/>
            <w:vAlign w:val="center"/>
          </w:tcPr>
          <w:p w14:paraId="228DBEB1" w14:textId="77777777"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0.206</w:t>
            </w:r>
          </w:p>
        </w:tc>
        <w:tc>
          <w:tcPr>
            <w:tcW w:w="625" w:type="pct"/>
            <w:vAlign w:val="center"/>
          </w:tcPr>
          <w:p w14:paraId="6220CE8C" w14:textId="3000680D"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%12.15</w:t>
            </w:r>
          </w:p>
        </w:tc>
        <w:tc>
          <w:tcPr>
            <w:tcW w:w="626" w:type="pct"/>
            <w:vAlign w:val="center"/>
          </w:tcPr>
          <w:p w14:paraId="0CCF1CB7" w14:textId="6D95A82E"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%6.76</w:t>
            </w:r>
          </w:p>
        </w:tc>
        <w:tc>
          <w:tcPr>
            <w:tcW w:w="579" w:type="pct"/>
            <w:vAlign w:val="center"/>
          </w:tcPr>
          <w:p w14:paraId="32D9489F" w14:textId="72BE6254"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0.148</w:t>
            </w:r>
          </w:p>
        </w:tc>
        <w:tc>
          <w:tcPr>
            <w:tcW w:w="646" w:type="pct"/>
            <w:vAlign w:val="center"/>
          </w:tcPr>
          <w:p w14:paraId="400D5FC0" w14:textId="09B19986"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%12.59</w:t>
            </w:r>
          </w:p>
        </w:tc>
        <w:tc>
          <w:tcPr>
            <w:tcW w:w="571" w:type="pct"/>
            <w:vAlign w:val="center"/>
          </w:tcPr>
          <w:p w14:paraId="7B6AD15F" w14:textId="30B97B8D"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%6.90</w:t>
            </w:r>
          </w:p>
        </w:tc>
      </w:tr>
      <w:tr w:rsidR="00052260" w:rsidRPr="00FE44B9" w14:paraId="3ABCBB03" w14:textId="4BEF1E40" w:rsidTr="00052260">
        <w:tc>
          <w:tcPr>
            <w:tcW w:w="1327" w:type="pct"/>
            <w:vAlign w:val="center"/>
          </w:tcPr>
          <w:p w14:paraId="736B5A37" w14:textId="77777777" w:rsidR="0099775F" w:rsidRPr="00181F20" w:rsidRDefault="0099775F" w:rsidP="00181F20">
            <w:pPr>
              <w:spacing w:after="0" w:line="276" w:lineRule="auto"/>
              <w:rPr>
                <w:rFonts w:ascii="Times New Roman" w:hAnsi="Times New Roman" w:cs="Times New Roman"/>
                <w:lang w:val="tr-TR"/>
              </w:rPr>
            </w:pPr>
            <w:r w:rsidRPr="00181F20">
              <w:rPr>
                <w:rFonts w:ascii="Times New Roman" w:hAnsi="Times New Roman" w:cs="Times New Roman"/>
                <w:lang w:val="tr-TR"/>
              </w:rPr>
              <w:t>Genel ortalama</w:t>
            </w:r>
          </w:p>
        </w:tc>
        <w:tc>
          <w:tcPr>
            <w:tcW w:w="626" w:type="pct"/>
            <w:vAlign w:val="center"/>
          </w:tcPr>
          <w:p w14:paraId="7870EA69" w14:textId="77777777"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0.571</w:t>
            </w:r>
          </w:p>
        </w:tc>
        <w:tc>
          <w:tcPr>
            <w:tcW w:w="625" w:type="pct"/>
            <w:vAlign w:val="center"/>
          </w:tcPr>
          <w:p w14:paraId="722BC1E9" w14:textId="6556C7E1"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%9.83</w:t>
            </w:r>
          </w:p>
        </w:tc>
        <w:tc>
          <w:tcPr>
            <w:tcW w:w="626" w:type="pct"/>
            <w:vAlign w:val="center"/>
          </w:tcPr>
          <w:p w14:paraId="49513489" w14:textId="41C72ACD"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%6.25</w:t>
            </w:r>
          </w:p>
        </w:tc>
        <w:tc>
          <w:tcPr>
            <w:tcW w:w="579" w:type="pct"/>
            <w:vAlign w:val="center"/>
          </w:tcPr>
          <w:p w14:paraId="1EDDB6DB" w14:textId="008D570D" w:rsidR="0099775F" w:rsidRPr="00181F20" w:rsidRDefault="0099775F" w:rsidP="00181F20">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0.603</w:t>
            </w:r>
          </w:p>
        </w:tc>
        <w:tc>
          <w:tcPr>
            <w:tcW w:w="646" w:type="pct"/>
            <w:vAlign w:val="center"/>
          </w:tcPr>
          <w:p w14:paraId="30007DBB" w14:textId="69FBCDFB"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%9.50</w:t>
            </w:r>
          </w:p>
        </w:tc>
        <w:tc>
          <w:tcPr>
            <w:tcW w:w="571" w:type="pct"/>
            <w:vAlign w:val="center"/>
          </w:tcPr>
          <w:p w14:paraId="2F685717" w14:textId="10F5CB07" w:rsidR="0099775F" w:rsidRPr="00181F20" w:rsidRDefault="0099775F" w:rsidP="00181F20">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%6.10</w:t>
            </w:r>
          </w:p>
        </w:tc>
      </w:tr>
    </w:tbl>
    <w:p w14:paraId="755F388E" w14:textId="38AF3A0E" w:rsidR="0005609A" w:rsidRPr="00FE44B9" w:rsidDel="0099775F" w:rsidRDefault="00000000" w:rsidP="003F44D1">
      <w:pPr>
        <w:spacing w:before="240" w:after="240" w:line="360" w:lineRule="auto"/>
        <w:jc w:val="both"/>
        <w:rPr>
          <w:del w:id="197" w:author="Ozben Kutlu" w:date="2025-12-15T19:29:00Z" w16du:dateUtc="2025-12-15T16:29:00Z"/>
        </w:rPr>
      </w:pPr>
      <w:del w:id="198" w:author="Ozben Kutlu" w:date="2025-12-15T19:29:00Z" w16du:dateUtc="2025-12-15T16:29:00Z">
        <w:r w:rsidRPr="00FE44B9" w:rsidDel="0099775F">
          <w:delText xml:space="preserve">Random Forest test setinde şu sonuçları verdi. Aromatikler için R² = 0.850, RMSE = %13.94, MAE = %9.55. Asitler için R² = 0.783, RMSE = %8.58, MAE = %6.03. Alkoller için R² = </w:delText>
        </w:r>
        <w:r w:rsidRPr="00FE44B9" w:rsidDel="0099775F">
          <w:lastRenderedPageBreak/>
          <w:delText>0.363, RMSE = %10.04, MAE = %5.46. Furanlar için R² = 0.681, RMSE = %2.64, MAE = %1.96. Fenoller için R² = 0.544, RMSE = %11.65, MAE = %7.74. Aldehitler-ketonlar için R² = 0.206, RMSE = %12.15, MAE = %6.76. Genel ortalama olarak R² = 0.571, ortalama RMSE = %9.83, ortalama MAE = %6.25 oldu.</w:delText>
        </w:r>
      </w:del>
    </w:p>
    <w:p w14:paraId="610990F3" w14:textId="72705D27" w:rsidR="0005609A" w:rsidRPr="00FE44B9" w:rsidDel="0099775F" w:rsidRDefault="00000000" w:rsidP="003F44D1">
      <w:pPr>
        <w:spacing w:after="240" w:line="360" w:lineRule="auto"/>
        <w:jc w:val="both"/>
        <w:rPr>
          <w:del w:id="199" w:author="Ozben Kutlu" w:date="2025-12-15T19:30:00Z" w16du:dateUtc="2025-12-15T16:30:00Z"/>
        </w:rPr>
      </w:pPr>
      <w:del w:id="200" w:author="Ozben Kutlu" w:date="2025-12-15T19:30:00Z" w16du:dateUtc="2025-12-15T16:30:00Z">
        <w:r w:rsidRPr="00FE44B9" w:rsidDel="0099775F">
          <w:delText>XGBoost test setinde şu sonuçları verdi. Aromatikler için R² = 0.864, RMSE = %13.28, MAE = %8.89. Asitler için R² = 0.780, RMSE = %8.64, MAE = %6.21. Alkoller için R² = 0.541, RMSE = %8.52, MAE = %5.12. Furanlar için R² = 0.731, RMSE = %2.42, MAE = %1.75. Fenoller için R² = 0.552, RMSE = %11.55, MAE = %7.73. Aldehitler-ketonlar için R² = 0.148, RMSE = %12.59, MAE = %6.90. Genel ortalama olarak R² = 0.603, ortalama RMSE = %9.50, ortalama MAE = %6.10 oldu.</w:delText>
        </w:r>
      </w:del>
    </w:p>
    <w:p w14:paraId="470AB3BC" w14:textId="53B2D29B" w:rsidR="0005609A" w:rsidRDefault="00000000" w:rsidP="003F44D1">
      <w:pPr>
        <w:spacing w:after="240" w:line="360" w:lineRule="auto"/>
        <w:jc w:val="both"/>
      </w:pPr>
      <w:r w:rsidRPr="00FE44B9">
        <w:t xml:space="preserve">Özellik önem analizi yaptığımızda çok ilginç bir bulgu elde ettik. </w:t>
      </w:r>
      <w:proofErr w:type="spellStart"/>
      <w:r w:rsidRPr="00FE44B9">
        <w:t>Random</w:t>
      </w:r>
      <w:proofErr w:type="spellEnd"/>
      <w:r w:rsidRPr="00FE44B9">
        <w:t xml:space="preserve"> </w:t>
      </w:r>
      <w:proofErr w:type="spellStart"/>
      <w:r w:rsidRPr="00FE44B9">
        <w:t>Forest</w:t>
      </w:r>
      <w:proofErr w:type="spellEnd"/>
      <w:r w:rsidRPr="00FE44B9">
        <w:t xml:space="preserve"> modelinden elde edilen özellik önem dereceleri şöyleydi</w:t>
      </w:r>
      <w:r>
        <w:t xml:space="preserve">: Metan mol yüzdesi %27.1, karbon dioksit mol yüzdesi %26.0, su buharı mol yüzdesi %20.5, hidrojen mol yüzdesi %11.9, karbon monoksit mol </w:t>
      </w:r>
      <w:r>
        <w:t xml:space="preserve">yüzdesi %9.9, </w:t>
      </w:r>
      <w:proofErr w:type="spellStart"/>
      <w:r>
        <w:t>reformer</w:t>
      </w:r>
      <w:proofErr w:type="spellEnd"/>
      <w:r>
        <w:t xml:space="preserve"> sıcaklığı %3.1, basınç %1.0, buhar-karbon oranı %0.6. </w:t>
      </w:r>
      <w:r w:rsidR="000F0471">
        <w:t>Singaz</w:t>
      </w:r>
      <w:r>
        <w:t xml:space="preserve"> kompozisyonu </w:t>
      </w:r>
      <w:r>
        <w:t>toplam %88.4 önem derecesine sahipken, proses koşulları sadece %4.6. Bu aslında termodinamik olarak mantıklı</w:t>
      </w:r>
      <w:ins w:id="201" w:author="Ozben Kutlu" w:date="2025-12-15T19:33:00Z" w16du:dateUtc="2025-12-15T16:33:00Z">
        <w:r w:rsidR="00FE44B9">
          <w:t xml:space="preserve"> bir sonuçtur</w:t>
        </w:r>
      </w:ins>
      <w:r>
        <w:t>. Çünkü denge koşullarında, biyo</w:t>
      </w:r>
      <w:del w:id="202" w:author="Ozben Kutlu" w:date="2025-12-15T19:33:00Z" w16du:dateUtc="2025-12-15T16:33:00Z">
        <w:r w:rsidDel="00FE44B9">
          <w:delText>-</w:delText>
        </w:r>
      </w:del>
      <w:r>
        <w:t xml:space="preserve">yağ kompozisyonunun </w:t>
      </w:r>
      <w:r>
        <w:t xml:space="preserve">etkisi </w:t>
      </w:r>
      <w:r w:rsidR="000F0471">
        <w:t>singaz</w:t>
      </w:r>
      <w:r>
        <w:t xml:space="preserve"> üzerinde </w:t>
      </w:r>
      <w:commentRangeStart w:id="203"/>
      <w:r>
        <w:t>zayıf</w:t>
      </w:r>
      <w:ins w:id="204" w:author="Ozben Kutlu" w:date="2025-12-15T19:33:00Z" w16du:dateUtc="2025-12-15T16:33:00Z">
        <w:r w:rsidR="00FE44B9">
          <w:t>tır</w:t>
        </w:r>
      </w:ins>
      <w:commentRangeEnd w:id="203"/>
      <w:ins w:id="205" w:author="Ozben Kutlu" w:date="2025-12-15T19:34:00Z" w16du:dateUtc="2025-12-15T16:34:00Z">
        <w:r w:rsidR="00FE44B9">
          <w:rPr>
            <w:rStyle w:val="AklamaBavurusu"/>
            <w:rFonts w:ascii="Arial" w:hAnsi="Arial" w:cs="Arial"/>
            <w:color w:val="000000"/>
          </w:rPr>
          <w:commentReference w:id="203"/>
        </w:r>
      </w:ins>
      <w:r>
        <w:t xml:space="preserve">. </w:t>
      </w:r>
      <w:r>
        <w:t xml:space="preserve">Ama </w:t>
      </w:r>
      <w:r w:rsidR="000F0471">
        <w:t>singaz</w:t>
      </w:r>
      <w:r>
        <w:t xml:space="preserve"> </w:t>
      </w:r>
      <w:r>
        <w:t xml:space="preserve">kompozisyonundaki küçük farklılıklar biyoyağın karbon-hidrojen-oksijen dengesini yansıtıyor ve bu bilgi en değerli bilgi </w:t>
      </w:r>
      <w:commentRangeStart w:id="206"/>
      <w:r>
        <w:t>oluyor</w:t>
      </w:r>
      <w:commentRangeEnd w:id="206"/>
      <w:r w:rsidR="00FE44B9">
        <w:rPr>
          <w:rStyle w:val="AklamaBavurusu"/>
          <w:rFonts w:ascii="Arial" w:hAnsi="Arial" w:cs="Arial"/>
          <w:color w:val="000000"/>
        </w:rPr>
        <w:commentReference w:id="206"/>
      </w:r>
      <w:r>
        <w:t>.</w:t>
      </w:r>
    </w:p>
    <w:p w14:paraId="009E1E00" w14:textId="77777777" w:rsidR="0005609A" w:rsidRDefault="00000000">
      <w:pPr>
        <w:spacing w:after="240" w:line="360" w:lineRule="auto"/>
        <w:rPr>
          <w:b/>
          <w:bCs/>
        </w:rPr>
      </w:pPr>
      <w:r>
        <w:rPr>
          <w:b/>
          <w:bCs/>
        </w:rPr>
        <w:t>B.2.2.2 Derin öğrenme yöntemleri</w:t>
      </w:r>
    </w:p>
    <w:p w14:paraId="4CF18C4A" w14:textId="6F0A117F" w:rsidR="0005609A" w:rsidRDefault="00000000" w:rsidP="003F44D1">
      <w:pPr>
        <w:spacing w:after="240" w:line="360" w:lineRule="auto"/>
        <w:jc w:val="both"/>
      </w:pPr>
      <w:r>
        <w:t>Klasik yöntemlerden tatmin edici sonuçlar alamayınca derin öğrenmeye yöneldik. Çok katmanlı bir yapay sinir ağı yani Multi-</w:t>
      </w:r>
      <w:proofErr w:type="spellStart"/>
      <w:r>
        <w:t>Layer</w:t>
      </w:r>
      <w:proofErr w:type="spellEnd"/>
      <w:r>
        <w:t xml:space="preserve"> </w:t>
      </w:r>
      <w:proofErr w:type="spellStart"/>
      <w:r>
        <w:t>Perceptron</w:t>
      </w:r>
      <w:proofErr w:type="spellEnd"/>
      <w:ins w:id="207" w:author="Ozben Kutlu" w:date="2025-12-15T19:43:00Z" w16du:dateUtc="2025-12-15T16:43:00Z">
        <w:r w:rsidR="00270ECD">
          <w:t xml:space="preserve"> (MLP)</w:t>
        </w:r>
      </w:ins>
      <w:r>
        <w:t xml:space="preserve"> tasarladık. Ağımız 3 gizli katmandan oluşuyor. İlk gizli katmanda tam olarak 128 nöron, ikinci gizli katmanda 64 nöron ve üçüncü gizli katmanda 32 nöron var. Toplam </w:t>
      </w:r>
      <w:ins w:id="208" w:author="Ozben Kutlu" w:date="2025-12-15T19:43:00Z" w16du:dateUtc="2025-12-15T16:43:00Z">
        <w:r w:rsidR="00270ECD">
          <w:t xml:space="preserve">MLP model </w:t>
        </w:r>
      </w:ins>
      <w:r>
        <w:t>mimari</w:t>
      </w:r>
      <w:ins w:id="209" w:author="Ozben Kutlu" w:date="2025-12-15T19:43:00Z" w16du:dateUtc="2025-12-15T16:43:00Z">
        <w:r w:rsidR="00270ECD">
          <w:t>si</w:t>
        </w:r>
      </w:ins>
      <w:r>
        <w:t xml:space="preserve"> </w:t>
      </w:r>
      <w:del w:id="210" w:author="Ozben Kutlu" w:date="2025-12-15T19:43:00Z" w16du:dateUtc="2025-12-15T16:43:00Z">
        <w:r w:rsidDel="00270ECD">
          <w:delText>şöyle</w:delText>
        </w:r>
      </w:del>
      <w:ins w:id="211" w:author="Ozben Kutlu" w:date="2025-12-15T19:43:00Z" w16du:dateUtc="2025-12-15T16:43:00Z">
        <w:r w:rsidR="00270ECD">
          <w:t>Şekil 6’da görüldüğü gibi</w:t>
        </w:r>
      </w:ins>
      <w:r>
        <w:t>: 8 girdi nöronu, sonra 128 nöronlu birinci gizli katman, sonra 64 nöronlu ikinci gizli katman, sonra 32 nöronlu üçüncü gizli katman ve sonunda 6 çıktı nöronu</w:t>
      </w:r>
      <w:ins w:id="212" w:author="Ozben Kutlu" w:date="2025-12-15T19:44:00Z" w16du:dateUtc="2025-12-15T16:44:00Z">
        <w:r w:rsidR="00270ECD">
          <w:t>ndan oluşmaktadır</w:t>
        </w:r>
      </w:ins>
      <w:r>
        <w:t xml:space="preserve">. Her gizli katmandan sonra </w:t>
      </w:r>
      <w:proofErr w:type="spellStart"/>
      <w:r>
        <w:t>batch</w:t>
      </w:r>
      <w:proofErr w:type="spellEnd"/>
      <w:r>
        <w:t xml:space="preserve"> </w:t>
      </w:r>
      <w:proofErr w:type="spellStart"/>
      <w:r>
        <w:t>normalization</w:t>
      </w:r>
      <w:proofErr w:type="spellEnd"/>
      <w:r>
        <w:t xml:space="preserve"> uyguladık. Ayrıca </w:t>
      </w:r>
      <w:proofErr w:type="spellStart"/>
      <w:r>
        <w:t>dropout</w:t>
      </w:r>
      <w:proofErr w:type="spellEnd"/>
      <w:r>
        <w:t xml:space="preserve"> </w:t>
      </w:r>
      <w:proofErr w:type="spellStart"/>
      <w:r>
        <w:t>regularizasyonu</w:t>
      </w:r>
      <w:proofErr w:type="spellEnd"/>
      <w:r>
        <w:t xml:space="preserve"> kullandık, ilk gizli katmanda %30 </w:t>
      </w:r>
      <w:proofErr w:type="spellStart"/>
      <w:r>
        <w:t>dropout</w:t>
      </w:r>
      <w:proofErr w:type="spellEnd"/>
      <w:r>
        <w:t xml:space="preserve">, ikinci katmanda %20 </w:t>
      </w:r>
      <w:proofErr w:type="spellStart"/>
      <w:r>
        <w:t>dropout</w:t>
      </w:r>
      <w:proofErr w:type="spellEnd"/>
      <w:r>
        <w:t xml:space="preserve"> ve üçüncü katmanda %10 </w:t>
      </w:r>
      <w:proofErr w:type="spellStart"/>
      <w:r>
        <w:t>dropout</w:t>
      </w:r>
      <w:proofErr w:type="spellEnd"/>
      <w:r>
        <w:t xml:space="preserve"> uyguladık.</w:t>
      </w:r>
    </w:p>
    <w:p w14:paraId="1D260BAD" w14:textId="77777777" w:rsidR="00270ECD" w:rsidRDefault="00270ECD" w:rsidP="00270ECD">
      <w:pPr>
        <w:spacing w:line="360" w:lineRule="auto"/>
        <w:rPr>
          <w:ins w:id="213" w:author="Ozben Kutlu" w:date="2025-12-15T19:42:00Z" w16du:dateUtc="2025-12-15T16:42:00Z"/>
        </w:rPr>
      </w:pPr>
      <w:ins w:id="214" w:author="Ozben Kutlu" w:date="2025-12-15T19:42:00Z" w16du:dateUtc="2025-12-15T16:42:00Z">
        <w:r w:rsidRPr="00D35450">
          <w:rPr>
            <w:noProof/>
          </w:rPr>
          <w:lastRenderedPageBreak/>
          <w:drawing>
            <wp:inline distT="0" distB="0" distL="0" distR="0" wp14:anchorId="618BA893" wp14:editId="7747FB60">
              <wp:extent cx="5760720" cy="2941320"/>
              <wp:effectExtent l="19050" t="19050" r="11430" b="11430"/>
              <wp:docPr id="1682101054" name="Resim 1" descr="metin, ekran görüntüsü, diyagra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1054" name="Resim 1" descr="metin, ekran görüntüsü, diyagram, tasarım içeren bir resim&#10;&#10;Yapay zeka tarafından oluşturulmuş içerik yanlış olabilir."/>
                      <pic:cNvPicPr/>
                    </pic:nvPicPr>
                    <pic:blipFill>
                      <a:blip r:embed="rId20"/>
                      <a:stretch>
                        <a:fillRect/>
                      </a:stretch>
                    </pic:blipFill>
                    <pic:spPr>
                      <a:xfrm>
                        <a:off x="0" y="0"/>
                        <a:ext cx="5760720" cy="2941320"/>
                      </a:xfrm>
                      <a:prstGeom prst="rect">
                        <a:avLst/>
                      </a:prstGeom>
                      <a:ln>
                        <a:solidFill>
                          <a:schemeClr val="tx1"/>
                        </a:solidFill>
                      </a:ln>
                    </pic:spPr>
                  </pic:pic>
                </a:graphicData>
              </a:graphic>
            </wp:inline>
          </w:drawing>
        </w:r>
      </w:ins>
    </w:p>
    <w:p w14:paraId="579A9D26" w14:textId="77777777" w:rsidR="00270ECD" w:rsidRDefault="00270ECD" w:rsidP="00270ECD">
      <w:pPr>
        <w:spacing w:after="240" w:line="360" w:lineRule="auto"/>
        <w:jc w:val="center"/>
        <w:rPr>
          <w:ins w:id="215" w:author="Ozben Kutlu" w:date="2025-12-15T19:42:00Z" w16du:dateUtc="2025-12-15T16:42:00Z"/>
        </w:rPr>
      </w:pPr>
      <w:ins w:id="216" w:author="Ozben Kutlu" w:date="2025-12-15T19:42:00Z" w16du:dateUtc="2025-12-15T16:42:00Z">
        <w:r>
          <w:rPr>
            <w:b/>
            <w:bCs/>
          </w:rPr>
          <w:t>Şekil 6</w:t>
        </w:r>
        <w:r w:rsidRPr="009A1726">
          <w:rPr>
            <w:b/>
            <w:bCs/>
          </w:rPr>
          <w:t>.</w:t>
        </w:r>
        <w:r>
          <w:t xml:space="preserve"> MLP model mimarisi</w:t>
        </w:r>
      </w:ins>
    </w:p>
    <w:p w14:paraId="699FC5C1" w14:textId="7747FB60" w:rsidR="0005609A" w:rsidRDefault="00762803" w:rsidP="003F44D1">
      <w:pPr>
        <w:spacing w:after="240" w:line="360" w:lineRule="auto"/>
        <w:jc w:val="both"/>
      </w:pPr>
      <w:commentRangeStart w:id="217"/>
      <w:ins w:id="218" w:author="Ozben Kutlu" w:date="2025-12-15T20:00:00Z" w16du:dateUtc="2025-12-15T17:00:00Z">
        <w:r>
          <w:t xml:space="preserve">Lineer çıkış katmanlı standart MLP </w:t>
        </w:r>
      </w:ins>
      <w:ins w:id="219" w:author="Ozben Kutlu" w:date="2025-12-15T20:08:00Z" w16du:dateUtc="2025-12-15T17:08:00Z">
        <w:r w:rsidR="009C3890">
          <w:t>ve</w:t>
        </w:r>
      </w:ins>
      <w:ins w:id="220" w:author="Ozben Kutlu" w:date="2025-12-15T20:00:00Z" w16du:dateUtc="2025-12-15T17:00:00Z">
        <w:r>
          <w:t xml:space="preserve"> </w:t>
        </w:r>
        <w:proofErr w:type="spellStart"/>
        <w:r>
          <w:t>so</w:t>
        </w:r>
      </w:ins>
      <w:ins w:id="221" w:author="Ozben Kutlu" w:date="2025-12-15T20:03:00Z" w16du:dateUtc="2025-12-15T17:03:00Z">
        <w:r w:rsidR="009C3890">
          <w:t>ft</w:t>
        </w:r>
      </w:ins>
      <w:ins w:id="222" w:author="Ozben Kutlu" w:date="2025-12-15T20:00:00Z" w16du:dateUtc="2025-12-15T17:00:00Z">
        <w:r>
          <w:t>max</w:t>
        </w:r>
        <w:proofErr w:type="spellEnd"/>
        <w:r>
          <w:t xml:space="preserve"> fonksiyonlu çıkış kulla</w:t>
        </w:r>
      </w:ins>
      <w:ins w:id="223" w:author="Ozben Kutlu" w:date="2025-12-15T20:01:00Z" w16du:dateUtc="2025-12-15T17:01:00Z">
        <w:r>
          <w:t xml:space="preserve">nan kısıtlı MLP olmak üzere </w:t>
        </w:r>
      </w:ins>
      <w:del w:id="224" w:author="Ozben Kutlu" w:date="2025-12-15T20:01:00Z" w16du:dateUtc="2025-12-15T17:01:00Z">
        <w:r w:rsidR="00000000" w:rsidDel="00762803">
          <w:delText>İ</w:delText>
        </w:r>
      </w:del>
      <w:ins w:id="225" w:author="Ozben Kutlu" w:date="2025-12-15T20:01:00Z" w16du:dateUtc="2025-12-15T17:01:00Z">
        <w:r>
          <w:t>i</w:t>
        </w:r>
      </w:ins>
      <w:r w:rsidR="00000000">
        <w:t>ki farklı</w:t>
      </w:r>
      <w:ins w:id="226" w:author="Ozben Kutlu" w:date="2025-12-15T20:08:00Z" w16du:dateUtc="2025-12-15T17:08:00Z">
        <w:r w:rsidR="009C3890">
          <w:t xml:space="preserve"> model</w:t>
        </w:r>
      </w:ins>
      <w:r w:rsidR="00000000">
        <w:t xml:space="preserve"> mimari</w:t>
      </w:r>
      <w:ins w:id="227" w:author="Ozben Kutlu" w:date="2025-12-15T20:08:00Z" w16du:dateUtc="2025-12-15T17:08:00Z">
        <w:r w:rsidR="009C3890">
          <w:t>si</w:t>
        </w:r>
      </w:ins>
      <w:r w:rsidR="00000000">
        <w:t xml:space="preserve"> </w:t>
      </w:r>
      <w:ins w:id="228" w:author="Ozben Kutlu" w:date="2025-12-15T20:01:00Z" w16du:dateUtc="2025-12-15T17:01:00Z">
        <w:r>
          <w:t xml:space="preserve">test edilmiştir. </w:t>
        </w:r>
      </w:ins>
      <w:del w:id="229" w:author="Ozben Kutlu" w:date="2025-12-15T20:01:00Z" w16du:dateUtc="2025-12-15T17:01:00Z">
        <w:r w:rsidR="00000000" w:rsidDel="00762803">
          <w:delText>denedik. Birincisi standart MLP, lineer çıkış katmanı kullanıyor. İkincisi kısıtlı MLP, çıkış katmanında softmax fonksiyonu kullanıyor b</w:delText>
        </w:r>
      </w:del>
      <w:ins w:id="230" w:author="Ozben Kutlu" w:date="2025-12-15T20:03:00Z" w16du:dateUtc="2025-12-15T17:03:00Z">
        <w:r w:rsidR="009C3890">
          <w:t>Kısıtlı MLP ile</w:t>
        </w:r>
      </w:ins>
      <w:del w:id="231" w:author="Ozben Kutlu" w:date="2025-12-15T20:03:00Z" w16du:dateUtc="2025-12-15T17:03:00Z">
        <w:r w:rsidR="00000000" w:rsidDel="009C3890">
          <w:delText>öylece</w:delText>
        </w:r>
      </w:del>
      <w:r w:rsidR="00000000">
        <w:t xml:space="preserve"> tahmin edilen bileşenlerin toplamının her zaman %100 olması garantileni</w:t>
      </w:r>
      <w:ins w:id="232" w:author="Ozben Kutlu" w:date="2025-12-15T20:01:00Z" w16du:dateUtc="2025-12-15T17:01:00Z">
        <w:r w:rsidR="009C3890">
          <w:t>r</w:t>
        </w:r>
      </w:ins>
      <w:del w:id="233" w:author="Ozben Kutlu" w:date="2025-12-15T20:01:00Z" w16du:dateUtc="2025-12-15T17:01:00Z">
        <w:r w:rsidR="00000000" w:rsidDel="009C3890">
          <w:delText>yor</w:delText>
        </w:r>
      </w:del>
      <w:r w:rsidR="00000000">
        <w:t xml:space="preserve">. </w:t>
      </w:r>
      <w:commentRangeEnd w:id="217"/>
      <w:r w:rsidR="009C3890">
        <w:rPr>
          <w:rStyle w:val="AklamaBavurusu"/>
          <w:rFonts w:ascii="Arial" w:hAnsi="Arial" w:cs="Arial"/>
          <w:color w:val="000000"/>
        </w:rPr>
        <w:commentReference w:id="217"/>
      </w:r>
      <w:r w:rsidR="00000000">
        <w:t xml:space="preserve">Her iki modeli de eğittik. Eğitim parametreleri şöyleydi: </w:t>
      </w:r>
      <w:proofErr w:type="spellStart"/>
      <w:r w:rsidR="00000000">
        <w:t>batch</w:t>
      </w:r>
      <w:proofErr w:type="spellEnd"/>
      <w:r w:rsidR="00000000">
        <w:t xml:space="preserve"> size = 32, maksimum </w:t>
      </w:r>
      <w:proofErr w:type="spellStart"/>
      <w:r w:rsidR="00000000">
        <w:t>epoch</w:t>
      </w:r>
      <w:proofErr w:type="spellEnd"/>
      <w:r w:rsidR="00000000">
        <w:t xml:space="preserve"> sayısı = 200, erken durdurma sabır parametresi = 30 </w:t>
      </w:r>
      <w:proofErr w:type="spellStart"/>
      <w:r w:rsidR="00000000">
        <w:t>epoch</w:t>
      </w:r>
      <w:proofErr w:type="spellEnd"/>
      <w:r w:rsidR="00000000">
        <w:t xml:space="preserve">, öğrenme oranı azaltma sabır parametresi = 15 </w:t>
      </w:r>
      <w:proofErr w:type="spellStart"/>
      <w:r w:rsidR="00000000">
        <w:t>epoch</w:t>
      </w:r>
      <w:proofErr w:type="spellEnd"/>
      <w:r w:rsidR="00000000">
        <w:t xml:space="preserve">. </w:t>
      </w:r>
      <w:ins w:id="234" w:author="Ozben Kutlu" w:date="2025-12-15T19:40:00Z" w16du:dateUtc="2025-12-15T16:40:00Z">
        <w:r w:rsidR="007554A3">
          <w:t>B</w:t>
        </w:r>
        <w:r w:rsidR="007554A3">
          <w:t>aşlangıç öğrenme oranı varsayılan değerde</w:t>
        </w:r>
        <w:r w:rsidR="007554A3" w:rsidRPr="007554A3">
          <w:t xml:space="preserve"> </w:t>
        </w:r>
        <w:r w:rsidR="007554A3">
          <w:t xml:space="preserve">seçilerek </w:t>
        </w:r>
        <w:proofErr w:type="spellStart"/>
        <w:r w:rsidR="007554A3" w:rsidRPr="007554A3">
          <w:t>Adaptive</w:t>
        </w:r>
        <w:proofErr w:type="spellEnd"/>
        <w:r w:rsidR="007554A3" w:rsidRPr="007554A3">
          <w:t xml:space="preserve"> Moment </w:t>
        </w:r>
        <w:proofErr w:type="spellStart"/>
        <w:r w:rsidR="007554A3" w:rsidRPr="007554A3">
          <w:t>Estimation</w:t>
        </w:r>
        <w:proofErr w:type="spellEnd"/>
        <w:r w:rsidR="007554A3" w:rsidRPr="007554A3">
          <w:t xml:space="preserve"> </w:t>
        </w:r>
        <w:r w:rsidR="007554A3">
          <w:t>(</w:t>
        </w:r>
      </w:ins>
      <w:r w:rsidR="00000000">
        <w:t>Adam</w:t>
      </w:r>
      <w:ins w:id="235" w:author="Ozben Kutlu" w:date="2025-12-15T19:40:00Z" w16du:dateUtc="2025-12-15T16:40:00Z">
        <w:r w:rsidR="007554A3">
          <w:t>)</w:t>
        </w:r>
      </w:ins>
      <w:r w:rsidR="00000000">
        <w:t xml:space="preserve"> </w:t>
      </w:r>
      <w:proofErr w:type="spellStart"/>
      <w:r w:rsidR="00000000">
        <w:t>optimizer</w:t>
      </w:r>
      <w:proofErr w:type="spellEnd"/>
      <w:r w:rsidR="00000000">
        <w:t xml:space="preserve"> kullandık</w:t>
      </w:r>
      <w:del w:id="236" w:author="Ozben Kutlu" w:date="2025-12-15T19:40:00Z" w16du:dateUtc="2025-12-15T16:40:00Z">
        <w:r w:rsidR="00000000" w:rsidDel="007554A3">
          <w:delText xml:space="preserve"> başlangıç öğrenme oranı varsayılan değerde</w:delText>
        </w:r>
      </w:del>
      <w:r w:rsidR="00000000">
        <w:t>.</w:t>
      </w:r>
    </w:p>
    <w:p w14:paraId="31725E5F" w14:textId="4A457457" w:rsidR="0005609A" w:rsidRDefault="00000000" w:rsidP="003F44D1">
      <w:pPr>
        <w:spacing w:after="240" w:line="360" w:lineRule="auto"/>
        <w:jc w:val="both"/>
      </w:pPr>
      <w:del w:id="237" w:author="Ozben Kutlu" w:date="2025-12-15T19:41:00Z" w16du:dateUtc="2025-12-15T16:41:00Z">
        <w:r w:rsidDel="00372925">
          <w:delText>Şimdi d</w:delText>
        </w:r>
      </w:del>
      <w:ins w:id="238" w:author="Ozben Kutlu" w:date="2025-12-15T19:41:00Z" w16du:dateUtc="2025-12-15T16:41:00Z">
        <w:r w:rsidR="00372925">
          <w:t>D</w:t>
        </w:r>
      </w:ins>
      <w:r>
        <w:t>erin öğrenme sonuçları</w:t>
      </w:r>
      <w:ins w:id="239" w:author="Ozben Kutlu" w:date="2025-12-15T19:41:00Z" w16du:dateUtc="2025-12-15T16:41:00Z">
        <w:r w:rsidR="00372925">
          <w:t xml:space="preserve"> incelendiğinde</w:t>
        </w:r>
      </w:ins>
      <w:del w:id="240" w:author="Ozben Kutlu" w:date="2025-12-15T19:41:00Z" w16du:dateUtc="2025-12-15T16:41:00Z">
        <w:r w:rsidDel="00372925">
          <w:delText xml:space="preserve">nın tam detaylarını vereyim. </w:delText>
        </w:r>
      </w:del>
      <w:ins w:id="241" w:author="Ozben Kutlu" w:date="2025-12-15T19:41:00Z" w16du:dateUtc="2025-12-15T16:41:00Z">
        <w:r w:rsidR="00372925">
          <w:t xml:space="preserve">, </w:t>
        </w:r>
        <w:r w:rsidR="00372925" w:rsidRPr="00181F20">
          <w:rPr>
            <w:b/>
            <w:bCs/>
          </w:rPr>
          <w:t>s</w:t>
        </w:r>
      </w:ins>
      <w:del w:id="242" w:author="Ozben Kutlu" w:date="2025-12-15T19:41:00Z" w16du:dateUtc="2025-12-15T16:41:00Z">
        <w:r w:rsidRPr="00181F20" w:rsidDel="00372925">
          <w:rPr>
            <w:b/>
            <w:bCs/>
          </w:rPr>
          <w:delText>S</w:delText>
        </w:r>
      </w:del>
      <w:r w:rsidRPr="00181F20">
        <w:rPr>
          <w:b/>
          <w:bCs/>
        </w:rPr>
        <w:t>tandart MLP modeli doğrulama setinde</w:t>
      </w:r>
      <w:r>
        <w:t xml:space="preserve"> şu performansı gösterdi: Aromatikler için R² = 0.899, RMSE = %11.14, MAE = %6.83. Asitler için R² = 0.873, RMSE = %6.92, MAE = %5.13. Alkoller için R² = 0.886, RMSE = %4.56, MAE = %3.08. </w:t>
      </w:r>
      <w:proofErr w:type="spellStart"/>
      <w:r>
        <w:t>Furanlar</w:t>
      </w:r>
      <w:proofErr w:type="spellEnd"/>
      <w:r>
        <w:t xml:space="preserve"> için R² = 0.902, RMSE = %1.38, MAE = %0.96. Fenoller için R² = 0.539, RMSE = %11.42, MAE = %6.49. Aldehitler-ketonlar için R² = 0.821, RMSE = %5.50, MAE = %3.50. Doğrulama setinde genel ortalama R² = 0.863 oldu.</w:t>
      </w:r>
    </w:p>
    <w:p w14:paraId="13816AC4" w14:textId="4A2A457D" w:rsidR="00D35450" w:rsidRPr="00F538CC" w:rsidDel="00270ECD" w:rsidRDefault="00D35450" w:rsidP="009A1726">
      <w:pPr>
        <w:spacing w:line="360" w:lineRule="auto"/>
        <w:rPr>
          <w:del w:id="243" w:author="Ozben Kutlu" w:date="2025-12-15T19:42:00Z" w16du:dateUtc="2025-12-15T16:42:00Z"/>
          <w:b/>
          <w:bCs/>
          <w:rPrChange w:id="244" w:author="Ozben Kutlu" w:date="2025-12-15T19:46:00Z" w16du:dateUtc="2025-12-15T16:46:00Z">
            <w:rPr>
              <w:del w:id="245" w:author="Ozben Kutlu" w:date="2025-12-15T19:42:00Z" w16du:dateUtc="2025-12-15T16:42:00Z"/>
            </w:rPr>
          </w:rPrChange>
        </w:rPr>
      </w:pPr>
      <w:del w:id="246" w:author="Ozben Kutlu" w:date="2025-12-15T19:42:00Z" w16du:dateUtc="2025-12-15T16:42:00Z">
        <w:r w:rsidRPr="00181F20" w:rsidDel="00270ECD">
          <w:rPr>
            <w:b/>
            <w:bCs/>
            <w:noProof/>
          </w:rPr>
          <w:lastRenderedPageBreak/>
          <w:drawing>
            <wp:inline distT="0" distB="0" distL="0" distR="0" wp14:anchorId="7EE215DA" wp14:editId="0C37EB56">
              <wp:extent cx="5760720" cy="2941320"/>
              <wp:effectExtent l="19050" t="19050" r="11430" b="11430"/>
              <wp:docPr id="18007709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70965" name=""/>
                      <pic:cNvPicPr/>
                    </pic:nvPicPr>
                    <pic:blipFill>
                      <a:blip r:embed="rId20"/>
                      <a:stretch>
                        <a:fillRect/>
                      </a:stretch>
                    </pic:blipFill>
                    <pic:spPr>
                      <a:xfrm>
                        <a:off x="0" y="0"/>
                        <a:ext cx="5760720" cy="2941320"/>
                      </a:xfrm>
                      <a:prstGeom prst="rect">
                        <a:avLst/>
                      </a:prstGeom>
                      <a:ln>
                        <a:solidFill>
                          <a:schemeClr val="tx1"/>
                        </a:solidFill>
                      </a:ln>
                    </pic:spPr>
                  </pic:pic>
                </a:graphicData>
              </a:graphic>
            </wp:inline>
          </w:drawing>
        </w:r>
      </w:del>
    </w:p>
    <w:p w14:paraId="4FFDA5FF" w14:textId="11BEBD87" w:rsidR="00D35450" w:rsidRPr="00F538CC" w:rsidDel="00270ECD" w:rsidRDefault="009A1726" w:rsidP="00D35450">
      <w:pPr>
        <w:spacing w:after="240" w:line="360" w:lineRule="auto"/>
        <w:jc w:val="center"/>
        <w:rPr>
          <w:del w:id="247" w:author="Ozben Kutlu" w:date="2025-12-15T19:42:00Z" w16du:dateUtc="2025-12-15T16:42:00Z"/>
          <w:b/>
          <w:bCs/>
          <w:rPrChange w:id="248" w:author="Ozben Kutlu" w:date="2025-12-15T19:46:00Z" w16du:dateUtc="2025-12-15T16:46:00Z">
            <w:rPr>
              <w:del w:id="249" w:author="Ozben Kutlu" w:date="2025-12-15T19:42:00Z" w16du:dateUtc="2025-12-15T16:42:00Z"/>
            </w:rPr>
          </w:rPrChange>
        </w:rPr>
      </w:pPr>
      <w:del w:id="250" w:author="Ozben Kutlu" w:date="2025-12-15T19:41:00Z" w16du:dateUtc="2025-12-15T16:41:00Z">
        <w:r w:rsidRPr="00F538CC" w:rsidDel="00270ECD">
          <w:rPr>
            <w:b/>
            <w:bCs/>
          </w:rPr>
          <w:delText xml:space="preserve">Figür </w:delText>
        </w:r>
      </w:del>
      <w:del w:id="251" w:author="Ozben Kutlu" w:date="2025-12-15T19:42:00Z" w16du:dateUtc="2025-12-15T16:42:00Z">
        <w:r w:rsidR="001157BA" w:rsidRPr="00F538CC" w:rsidDel="00270ECD">
          <w:rPr>
            <w:b/>
            <w:bCs/>
          </w:rPr>
          <w:delText>6</w:delText>
        </w:r>
        <w:r w:rsidRPr="00F538CC" w:rsidDel="00270ECD">
          <w:rPr>
            <w:b/>
            <w:bCs/>
          </w:rPr>
          <w:delText>.</w:delText>
        </w:r>
        <w:r w:rsidRPr="00F538CC" w:rsidDel="00270ECD">
          <w:rPr>
            <w:b/>
            <w:bCs/>
            <w:rPrChange w:id="252" w:author="Ozben Kutlu" w:date="2025-12-15T19:46:00Z" w16du:dateUtc="2025-12-15T16:46:00Z">
              <w:rPr/>
            </w:rPrChange>
          </w:rPr>
          <w:delText xml:space="preserve"> </w:delText>
        </w:r>
        <w:r w:rsidR="00D35450" w:rsidRPr="00F538CC" w:rsidDel="00270ECD">
          <w:rPr>
            <w:b/>
            <w:bCs/>
            <w:rPrChange w:id="253" w:author="Ozben Kutlu" w:date="2025-12-15T19:46:00Z" w16du:dateUtc="2025-12-15T16:46:00Z">
              <w:rPr/>
            </w:rPrChange>
          </w:rPr>
          <w:delText>MLP model mimarisi</w:delText>
        </w:r>
      </w:del>
    </w:p>
    <w:p w14:paraId="0B9B3383" w14:textId="77777777" w:rsidR="0005609A" w:rsidRDefault="00000000" w:rsidP="003F44D1">
      <w:pPr>
        <w:spacing w:after="240" w:line="360" w:lineRule="auto"/>
        <w:jc w:val="both"/>
      </w:pPr>
      <w:r w:rsidRPr="00F538CC">
        <w:rPr>
          <w:b/>
          <w:bCs/>
          <w:rPrChange w:id="254" w:author="Ozben Kutlu" w:date="2025-12-15T19:46:00Z" w16du:dateUtc="2025-12-15T16:46:00Z">
            <w:rPr/>
          </w:rPrChange>
        </w:rPr>
        <w:t>Standart MLP modeli test setinde</w:t>
      </w:r>
      <w:r>
        <w:t xml:space="preserve"> şu performansı gösterdi ve bu bizim nihai sonuçlarımız: Aromatikler için R² = 0.942, RMSE = %8.70, MAE = %6.35. Asitler için R² = 0.877, RMSE = %6.46, MAE = %4.80. Alkoller için R² = 0.853, RMSE = %4.82, MAE = %3.41. </w:t>
      </w:r>
      <w:proofErr w:type="spellStart"/>
      <w:r>
        <w:t>Furanlar</w:t>
      </w:r>
      <w:proofErr w:type="spellEnd"/>
      <w:r>
        <w:t xml:space="preserve"> için R² = 0.897, RMSE = %1.50, MAE = %1.05. Fenoller için R² = 0.762, RMSE = %8.42, MAE = %5.28. Aldehitler-ketonlar için R² = 0.849, RMSE = %5.30, MAE = %3.29. Test setinde genel ortalama R² = 0.863, ortalama RMSE = %5.87, ortalama MAE = %4.03 oldu. Bu </w:t>
      </w:r>
      <w:proofErr w:type="spellStart"/>
      <w:r>
        <w:t>Random</w:t>
      </w:r>
      <w:proofErr w:type="spellEnd"/>
      <w:r>
        <w:t xml:space="preserve"> </w:t>
      </w:r>
      <w:proofErr w:type="spellStart"/>
      <w:r>
        <w:t>Forest'a</w:t>
      </w:r>
      <w:proofErr w:type="spellEnd"/>
      <w:r>
        <w:t xml:space="preserve"> göre göreceli olarak R²'de %51 artış demek.</w:t>
      </w:r>
    </w:p>
    <w:p w14:paraId="65DB2C30" w14:textId="77777777" w:rsidR="009A1726" w:rsidRDefault="009A1726" w:rsidP="003F44D1">
      <w:pPr>
        <w:spacing w:before="240" w:after="240" w:line="360" w:lineRule="auto"/>
        <w:jc w:val="both"/>
      </w:pPr>
      <w:r w:rsidRPr="00181F20">
        <w:rPr>
          <w:b/>
          <w:bCs/>
        </w:rPr>
        <w:t>Kısıtlı MLP doğrulama setinde</w:t>
      </w:r>
      <w:r>
        <w:t xml:space="preserve"> şu sonuçları verdi: Aromatikler R² = 0.908, asitler R² = 0.815, alkoller R² = 0.867, </w:t>
      </w:r>
      <w:proofErr w:type="spellStart"/>
      <w:r>
        <w:t>furanlar</w:t>
      </w:r>
      <w:proofErr w:type="spellEnd"/>
      <w:r>
        <w:t xml:space="preserve"> R² = 0.774, fenoller R² = 0.480, aldehitler-ketonlar R² = 0.558. Doğrulama ortalama R² = 0.750 oldu.</w:t>
      </w:r>
    </w:p>
    <w:p w14:paraId="312BE3C5" w14:textId="77777777" w:rsidR="009C3890" w:rsidRDefault="00F538CC" w:rsidP="00F538CC">
      <w:pPr>
        <w:spacing w:before="240" w:after="240" w:line="360" w:lineRule="auto"/>
        <w:jc w:val="both"/>
        <w:rPr>
          <w:ins w:id="255" w:author="Ozben Kutlu" w:date="2025-12-15T20:10:00Z" w16du:dateUtc="2025-12-15T17:10:00Z"/>
        </w:rPr>
      </w:pPr>
      <w:moveToRangeStart w:id="256" w:author="Ozben Kutlu" w:date="2025-12-15T19:46:00Z" w:name="move216720415"/>
      <w:moveTo w:id="257" w:author="Ozben Kutlu" w:date="2025-12-15T19:46:00Z" w16du:dateUtc="2025-12-15T16:46:00Z">
        <w:r w:rsidRPr="00181F20">
          <w:rPr>
            <w:b/>
            <w:bCs/>
          </w:rPr>
          <w:t>Kısıtlı MLP test setinde</w:t>
        </w:r>
        <w:r>
          <w:t xml:space="preserve"> şu sonuçları verdi: Aromatikler R² = 0.921, asitler R² = 0.792, alkoller R² = 0.836, </w:t>
        </w:r>
        <w:proofErr w:type="spellStart"/>
        <w:r>
          <w:t>furanlar</w:t>
        </w:r>
        <w:proofErr w:type="spellEnd"/>
        <w:r>
          <w:t xml:space="preserve"> R² = 0.779, fenoller R² = 0.583, aldehitler-ketonlar R² = 0.561. Test ortalama R² = 0.745, ortalama RMSE = %15.06, ortalama MAE = %11.54 oldu. </w:t>
        </w:r>
      </w:moveTo>
    </w:p>
    <w:p w14:paraId="25F52B5C" w14:textId="21B2F4C0" w:rsidR="00F538CC" w:rsidDel="009C3890" w:rsidRDefault="00F538CC" w:rsidP="00F538CC">
      <w:pPr>
        <w:spacing w:before="240" w:after="240" w:line="360" w:lineRule="auto"/>
        <w:jc w:val="both"/>
        <w:rPr>
          <w:del w:id="258" w:author="Ozben Kutlu" w:date="2025-12-15T20:10:00Z" w16du:dateUtc="2025-12-15T17:10:00Z"/>
          <w:moveTo w:id="259" w:author="Ozben Kutlu" w:date="2025-12-15T19:46:00Z" w16du:dateUtc="2025-12-15T16:46:00Z"/>
        </w:rPr>
      </w:pPr>
      <w:moveTo w:id="260" w:author="Ozben Kutlu" w:date="2025-12-15T19:46:00Z" w16du:dateUtc="2025-12-15T16:46:00Z">
        <w:del w:id="261" w:author="Ozben Kutlu" w:date="2025-12-15T20:10:00Z" w16du:dateUtc="2025-12-15T17:10:00Z">
          <w:r w:rsidDel="009C3890">
            <w:delText>Kısıtlı modelde tahmin edilen bileşenlerin toplamı her zaman tam olarak %100.00 ± %0.00 iken, standart MLP'de bu toplam ortalama %99.85 ± %7.4 civarında değişiyordu.</w:delText>
          </w:r>
        </w:del>
      </w:moveTo>
    </w:p>
    <w:moveToRangeEnd w:id="256"/>
    <w:p w14:paraId="7087A900" w14:textId="34D1A4D5" w:rsidR="009A1726" w:rsidDel="00F538CC" w:rsidRDefault="009A1726">
      <w:pPr>
        <w:spacing w:after="240" w:line="360" w:lineRule="auto"/>
        <w:rPr>
          <w:del w:id="262" w:author="Ozben Kutlu" w:date="2025-12-15T19:46:00Z" w16du:dateUtc="2025-12-15T16:46:00Z"/>
        </w:rPr>
      </w:pPr>
    </w:p>
    <w:p w14:paraId="55AB70FA" w14:textId="6219D4C4" w:rsidR="003F44D1" w:rsidDel="00F538CC" w:rsidRDefault="003F44D1">
      <w:pPr>
        <w:spacing w:after="240" w:line="360" w:lineRule="auto"/>
        <w:rPr>
          <w:del w:id="263" w:author="Ozben Kutlu" w:date="2025-12-15T19:46:00Z" w16du:dateUtc="2025-12-15T16:46:00Z"/>
        </w:rPr>
      </w:pPr>
    </w:p>
    <w:p w14:paraId="321B3965" w14:textId="6E1DA10D" w:rsidR="009A1726" w:rsidDel="00F538CC" w:rsidRDefault="009A1726">
      <w:pPr>
        <w:spacing w:after="240" w:line="360" w:lineRule="auto"/>
        <w:rPr>
          <w:del w:id="264" w:author="Ozben Kutlu" w:date="2025-12-15T19:46:00Z" w16du:dateUtc="2025-12-15T16:46:00Z"/>
        </w:rPr>
      </w:pPr>
    </w:p>
    <w:p w14:paraId="5C13E9A0" w14:textId="77777777" w:rsidR="0005609A" w:rsidRDefault="00000000" w:rsidP="00181F20">
      <w:pPr>
        <w:spacing w:line="360" w:lineRule="auto"/>
        <w:jc w:val="center"/>
      </w:pPr>
      <w:r>
        <w:rPr>
          <w:b/>
          <w:bCs/>
          <w:lang w:val="en-US" w:eastAsia="en-US" w:bidi="en-US"/>
        </w:rPr>
        <w:t>Tablo 2.</w:t>
      </w:r>
      <w:r>
        <w:rPr>
          <w:lang w:val="en-US" w:eastAsia="en-US" w:bidi="en-US"/>
        </w:rPr>
        <w:t xml:space="preserve"> </w:t>
      </w:r>
      <w:commentRangeStart w:id="265"/>
      <w:proofErr w:type="spellStart"/>
      <w:r>
        <w:rPr>
          <w:lang w:val="en-US" w:eastAsia="en-US" w:bidi="en-US"/>
        </w:rPr>
        <w:t>Standart</w:t>
      </w:r>
      <w:proofErr w:type="spellEnd"/>
      <w:r>
        <w:rPr>
          <w:lang w:val="en-US" w:eastAsia="en-US" w:bidi="en-US"/>
        </w:rPr>
        <w:t xml:space="preserve"> MLP </w:t>
      </w:r>
      <w:commentRangeEnd w:id="265"/>
      <w:r w:rsidR="006A638B">
        <w:rPr>
          <w:rStyle w:val="AklamaBavurusu"/>
          <w:rFonts w:ascii="Arial" w:hAnsi="Arial" w:cs="Arial"/>
          <w:color w:val="000000"/>
        </w:rPr>
        <w:commentReference w:id="265"/>
      </w:r>
      <w:proofErr w:type="spellStart"/>
      <w:r>
        <w:rPr>
          <w:lang w:val="en-US" w:eastAsia="en-US" w:bidi="en-US"/>
        </w:rPr>
        <w:t>sonuçları</w:t>
      </w:r>
      <w:proofErr w:type="spellEnd"/>
    </w:p>
    <w:tbl>
      <w:tblPr>
        <w:tblStyle w:val="TabloBasit1"/>
        <w:tblW w:w="0" w:type="auto"/>
        <w:tblLook w:val="04A0" w:firstRow="1" w:lastRow="0" w:firstColumn="1" w:lastColumn="0" w:noHBand="0" w:noVBand="1"/>
      </w:tblPr>
      <w:tblGrid>
        <w:gridCol w:w="3033"/>
        <w:gridCol w:w="3028"/>
        <w:gridCol w:w="3001"/>
      </w:tblGrid>
      <w:tr w:rsidR="0005609A" w14:paraId="1C6E2C5F" w14:textId="77777777" w:rsidTr="009C3890">
        <w:tc>
          <w:tcPr>
            <w:tcW w:w="3033" w:type="dxa"/>
          </w:tcPr>
          <w:p w14:paraId="02F69272" w14:textId="77777777" w:rsidR="0005609A" w:rsidRDefault="0005609A" w:rsidP="00181F20">
            <w:pPr>
              <w:spacing w:after="0" w:line="276" w:lineRule="auto"/>
              <w:rPr>
                <w:rFonts w:ascii="Times New Roman" w:hAnsi="Times New Roman" w:cs="Times New Roman"/>
              </w:rPr>
            </w:pPr>
          </w:p>
        </w:tc>
        <w:tc>
          <w:tcPr>
            <w:tcW w:w="3028" w:type="dxa"/>
          </w:tcPr>
          <w:p w14:paraId="485CC16E" w14:textId="77777777" w:rsidR="0005609A" w:rsidRDefault="00000000" w:rsidP="00181F20">
            <w:pPr>
              <w:spacing w:after="0" w:line="276" w:lineRule="auto"/>
              <w:rPr>
                <w:rFonts w:ascii="Times New Roman" w:hAnsi="Times New Roman" w:cs="Times New Roman"/>
              </w:rPr>
            </w:pPr>
            <w:proofErr w:type="spellStart"/>
            <w:r>
              <w:rPr>
                <w:rFonts w:ascii="Times New Roman" w:hAnsi="Times New Roman" w:cs="Times New Roman"/>
                <w:lang w:bidi="en-US"/>
              </w:rPr>
              <w:t>Doğrulama</w:t>
            </w:r>
            <w:proofErr w:type="spellEnd"/>
            <w:r>
              <w:rPr>
                <w:rFonts w:ascii="Times New Roman" w:hAnsi="Times New Roman" w:cs="Times New Roman"/>
                <w:lang w:bidi="en-US"/>
              </w:rPr>
              <w:t xml:space="preserve"> Seti </w:t>
            </w:r>
            <w:r>
              <w:rPr>
                <w:rFonts w:ascii="Times New Roman" w:hAnsi="Times New Roman" w:cs="Times New Roman"/>
              </w:rPr>
              <w:t>R²</w:t>
            </w:r>
          </w:p>
        </w:tc>
        <w:tc>
          <w:tcPr>
            <w:tcW w:w="3001" w:type="dxa"/>
          </w:tcPr>
          <w:p w14:paraId="297584A3"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 xml:space="preserve">Test Seti </w:t>
            </w:r>
            <w:r>
              <w:rPr>
                <w:rFonts w:ascii="Times New Roman" w:hAnsi="Times New Roman" w:cs="Times New Roman"/>
              </w:rPr>
              <w:t>R²</w:t>
            </w:r>
          </w:p>
        </w:tc>
      </w:tr>
      <w:tr w:rsidR="0005609A" w14:paraId="55B042CE" w14:textId="77777777" w:rsidTr="009C3890">
        <w:tc>
          <w:tcPr>
            <w:tcW w:w="3033" w:type="dxa"/>
          </w:tcPr>
          <w:p w14:paraId="49A8F31B" w14:textId="77777777" w:rsidR="0005609A" w:rsidRDefault="00000000" w:rsidP="00181F20">
            <w:pPr>
              <w:spacing w:after="0" w:line="276" w:lineRule="auto"/>
              <w:rPr>
                <w:rFonts w:ascii="Times New Roman" w:hAnsi="Times New Roman" w:cs="Times New Roman"/>
              </w:rPr>
            </w:pPr>
            <w:proofErr w:type="spellStart"/>
            <w:r>
              <w:rPr>
                <w:rFonts w:ascii="Times New Roman" w:hAnsi="Times New Roman" w:cs="Times New Roman"/>
              </w:rPr>
              <w:t>Aromatikler</w:t>
            </w:r>
            <w:proofErr w:type="spellEnd"/>
            <w:r>
              <w:rPr>
                <w:rFonts w:ascii="Times New Roman" w:hAnsi="Times New Roman" w:cs="Times New Roman"/>
              </w:rPr>
              <w:t xml:space="preserve"> </w:t>
            </w:r>
          </w:p>
        </w:tc>
        <w:tc>
          <w:tcPr>
            <w:tcW w:w="3028" w:type="dxa"/>
          </w:tcPr>
          <w:p w14:paraId="71832E4B"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0.899</w:t>
            </w:r>
          </w:p>
        </w:tc>
        <w:tc>
          <w:tcPr>
            <w:tcW w:w="3001" w:type="dxa"/>
          </w:tcPr>
          <w:p w14:paraId="5093EB21"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0.942</w:t>
            </w:r>
          </w:p>
        </w:tc>
      </w:tr>
      <w:tr w:rsidR="0005609A" w14:paraId="63EFC7DA" w14:textId="77777777" w:rsidTr="009C3890">
        <w:tc>
          <w:tcPr>
            <w:tcW w:w="3033" w:type="dxa"/>
          </w:tcPr>
          <w:p w14:paraId="65FFAF4D" w14:textId="77777777" w:rsidR="0005609A" w:rsidRDefault="00000000" w:rsidP="00181F20">
            <w:pPr>
              <w:spacing w:after="0" w:line="276" w:lineRule="auto"/>
              <w:rPr>
                <w:rFonts w:ascii="Times New Roman" w:hAnsi="Times New Roman" w:cs="Times New Roman"/>
              </w:rPr>
            </w:pPr>
            <w:proofErr w:type="spellStart"/>
            <w:r>
              <w:rPr>
                <w:rFonts w:ascii="Times New Roman" w:hAnsi="Times New Roman" w:cs="Times New Roman"/>
              </w:rPr>
              <w:t>Asitler</w:t>
            </w:r>
            <w:proofErr w:type="spellEnd"/>
            <w:r>
              <w:rPr>
                <w:rFonts w:ascii="Times New Roman" w:hAnsi="Times New Roman" w:cs="Times New Roman"/>
              </w:rPr>
              <w:t xml:space="preserve"> </w:t>
            </w:r>
          </w:p>
        </w:tc>
        <w:tc>
          <w:tcPr>
            <w:tcW w:w="3028" w:type="dxa"/>
          </w:tcPr>
          <w:p w14:paraId="1CF50E57"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0.873</w:t>
            </w:r>
          </w:p>
        </w:tc>
        <w:tc>
          <w:tcPr>
            <w:tcW w:w="3001" w:type="dxa"/>
          </w:tcPr>
          <w:p w14:paraId="0033F2A1"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0.877</w:t>
            </w:r>
          </w:p>
        </w:tc>
      </w:tr>
      <w:tr w:rsidR="0005609A" w14:paraId="2E9B4988" w14:textId="77777777" w:rsidTr="009C3890">
        <w:tc>
          <w:tcPr>
            <w:tcW w:w="3033" w:type="dxa"/>
          </w:tcPr>
          <w:p w14:paraId="00D2ED56" w14:textId="77777777" w:rsidR="0005609A" w:rsidRDefault="00000000" w:rsidP="00181F20">
            <w:pPr>
              <w:spacing w:after="0" w:line="276" w:lineRule="auto"/>
              <w:rPr>
                <w:rFonts w:ascii="Times New Roman" w:hAnsi="Times New Roman" w:cs="Times New Roman"/>
              </w:rPr>
            </w:pPr>
            <w:proofErr w:type="spellStart"/>
            <w:r>
              <w:rPr>
                <w:rFonts w:ascii="Times New Roman" w:hAnsi="Times New Roman" w:cs="Times New Roman"/>
              </w:rPr>
              <w:t>Alkoller</w:t>
            </w:r>
            <w:proofErr w:type="spellEnd"/>
            <w:r>
              <w:rPr>
                <w:rFonts w:ascii="Times New Roman" w:hAnsi="Times New Roman" w:cs="Times New Roman"/>
              </w:rPr>
              <w:t xml:space="preserve"> </w:t>
            </w:r>
          </w:p>
        </w:tc>
        <w:tc>
          <w:tcPr>
            <w:tcW w:w="3028" w:type="dxa"/>
          </w:tcPr>
          <w:p w14:paraId="36E7B6C3"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0.886</w:t>
            </w:r>
          </w:p>
        </w:tc>
        <w:tc>
          <w:tcPr>
            <w:tcW w:w="3001" w:type="dxa"/>
          </w:tcPr>
          <w:p w14:paraId="725B2B5B"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0.853</w:t>
            </w:r>
          </w:p>
        </w:tc>
      </w:tr>
      <w:tr w:rsidR="0005609A" w14:paraId="598FF730" w14:textId="77777777" w:rsidTr="009C3890">
        <w:tc>
          <w:tcPr>
            <w:tcW w:w="3033" w:type="dxa"/>
          </w:tcPr>
          <w:p w14:paraId="1660A978" w14:textId="77777777" w:rsidR="0005609A" w:rsidRDefault="00000000" w:rsidP="00181F20">
            <w:pPr>
              <w:spacing w:after="0" w:line="276" w:lineRule="auto"/>
              <w:rPr>
                <w:rFonts w:ascii="Times New Roman" w:hAnsi="Times New Roman" w:cs="Times New Roman"/>
              </w:rPr>
            </w:pPr>
            <w:proofErr w:type="spellStart"/>
            <w:r>
              <w:rPr>
                <w:rFonts w:ascii="Times New Roman" w:hAnsi="Times New Roman" w:cs="Times New Roman"/>
              </w:rPr>
              <w:t>Furanlar</w:t>
            </w:r>
            <w:proofErr w:type="spellEnd"/>
            <w:r>
              <w:rPr>
                <w:rFonts w:ascii="Times New Roman" w:hAnsi="Times New Roman" w:cs="Times New Roman"/>
              </w:rPr>
              <w:t xml:space="preserve"> </w:t>
            </w:r>
          </w:p>
        </w:tc>
        <w:tc>
          <w:tcPr>
            <w:tcW w:w="3028" w:type="dxa"/>
          </w:tcPr>
          <w:p w14:paraId="155229E0"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0.902</w:t>
            </w:r>
          </w:p>
        </w:tc>
        <w:tc>
          <w:tcPr>
            <w:tcW w:w="3001" w:type="dxa"/>
          </w:tcPr>
          <w:p w14:paraId="0C1D4295"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0.897</w:t>
            </w:r>
          </w:p>
        </w:tc>
      </w:tr>
      <w:tr w:rsidR="0005609A" w14:paraId="1F1621F5" w14:textId="77777777" w:rsidTr="009C3890">
        <w:tc>
          <w:tcPr>
            <w:tcW w:w="3033" w:type="dxa"/>
          </w:tcPr>
          <w:p w14:paraId="030ADAF6" w14:textId="77777777" w:rsidR="0005609A" w:rsidRDefault="00000000" w:rsidP="00181F20">
            <w:pPr>
              <w:spacing w:after="0" w:line="276" w:lineRule="auto"/>
              <w:rPr>
                <w:rFonts w:ascii="Times New Roman" w:hAnsi="Times New Roman" w:cs="Times New Roman"/>
              </w:rPr>
            </w:pPr>
            <w:proofErr w:type="spellStart"/>
            <w:r>
              <w:rPr>
                <w:rFonts w:ascii="Times New Roman" w:hAnsi="Times New Roman" w:cs="Times New Roman"/>
              </w:rPr>
              <w:t>Fenoller</w:t>
            </w:r>
            <w:proofErr w:type="spellEnd"/>
            <w:r>
              <w:rPr>
                <w:rFonts w:ascii="Times New Roman" w:hAnsi="Times New Roman" w:cs="Times New Roman"/>
              </w:rPr>
              <w:t xml:space="preserve"> </w:t>
            </w:r>
          </w:p>
        </w:tc>
        <w:tc>
          <w:tcPr>
            <w:tcW w:w="3028" w:type="dxa"/>
          </w:tcPr>
          <w:p w14:paraId="527EBFC5"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0.539</w:t>
            </w:r>
          </w:p>
        </w:tc>
        <w:tc>
          <w:tcPr>
            <w:tcW w:w="3001" w:type="dxa"/>
          </w:tcPr>
          <w:p w14:paraId="638FCF72"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0.762</w:t>
            </w:r>
          </w:p>
        </w:tc>
      </w:tr>
      <w:tr w:rsidR="0005609A" w14:paraId="4F4B0F4A" w14:textId="77777777" w:rsidTr="009C3890">
        <w:tc>
          <w:tcPr>
            <w:tcW w:w="3033" w:type="dxa"/>
          </w:tcPr>
          <w:p w14:paraId="2F2169CE" w14:textId="77777777" w:rsidR="0005609A" w:rsidRDefault="00000000" w:rsidP="00181F20">
            <w:pPr>
              <w:spacing w:after="0" w:line="276" w:lineRule="auto"/>
              <w:rPr>
                <w:rFonts w:ascii="Times New Roman" w:hAnsi="Times New Roman" w:cs="Times New Roman"/>
              </w:rPr>
            </w:pPr>
            <w:proofErr w:type="spellStart"/>
            <w:r>
              <w:rPr>
                <w:rFonts w:ascii="Times New Roman" w:hAnsi="Times New Roman" w:cs="Times New Roman"/>
              </w:rPr>
              <w:t>Aldehitler-ketonlar</w:t>
            </w:r>
            <w:proofErr w:type="spellEnd"/>
          </w:p>
        </w:tc>
        <w:tc>
          <w:tcPr>
            <w:tcW w:w="3028" w:type="dxa"/>
          </w:tcPr>
          <w:p w14:paraId="2FE4C759"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0.821</w:t>
            </w:r>
          </w:p>
        </w:tc>
        <w:tc>
          <w:tcPr>
            <w:tcW w:w="3001" w:type="dxa"/>
          </w:tcPr>
          <w:p w14:paraId="76C06E0E"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0.849</w:t>
            </w:r>
          </w:p>
        </w:tc>
      </w:tr>
      <w:tr w:rsidR="0005609A" w14:paraId="114EE051" w14:textId="77777777" w:rsidTr="009C3890">
        <w:tc>
          <w:tcPr>
            <w:tcW w:w="3033" w:type="dxa"/>
          </w:tcPr>
          <w:p w14:paraId="0D965BA2"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rPr>
              <w:t xml:space="preserve">Genel </w:t>
            </w:r>
            <w:proofErr w:type="spellStart"/>
            <w:r>
              <w:rPr>
                <w:rFonts w:ascii="Times New Roman" w:hAnsi="Times New Roman" w:cs="Times New Roman"/>
              </w:rPr>
              <w:t>ortalama</w:t>
            </w:r>
            <w:proofErr w:type="spellEnd"/>
          </w:p>
        </w:tc>
        <w:tc>
          <w:tcPr>
            <w:tcW w:w="3028" w:type="dxa"/>
          </w:tcPr>
          <w:p w14:paraId="5C460FD8"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0.863</w:t>
            </w:r>
          </w:p>
        </w:tc>
        <w:tc>
          <w:tcPr>
            <w:tcW w:w="3001" w:type="dxa"/>
          </w:tcPr>
          <w:p w14:paraId="06DAC1F1" w14:textId="77777777" w:rsidR="0005609A" w:rsidRDefault="00000000" w:rsidP="00181F20">
            <w:pPr>
              <w:spacing w:after="0" w:line="276" w:lineRule="auto"/>
              <w:rPr>
                <w:rFonts w:ascii="Times New Roman" w:hAnsi="Times New Roman" w:cs="Times New Roman"/>
              </w:rPr>
            </w:pPr>
            <w:r>
              <w:rPr>
                <w:rFonts w:ascii="Times New Roman" w:hAnsi="Times New Roman" w:cs="Times New Roman"/>
                <w:lang w:bidi="en-US"/>
              </w:rPr>
              <w:t>0.863</w:t>
            </w:r>
          </w:p>
        </w:tc>
      </w:tr>
    </w:tbl>
    <w:p w14:paraId="5A6ACD32" w14:textId="77777777" w:rsidR="009C3890" w:rsidRDefault="009C3890" w:rsidP="009C3890">
      <w:pPr>
        <w:spacing w:before="240" w:after="240" w:line="360" w:lineRule="auto"/>
        <w:jc w:val="both"/>
        <w:rPr>
          <w:ins w:id="266" w:author="Ozben Kutlu" w:date="2025-12-15T20:10:00Z" w16du:dateUtc="2025-12-15T17:10:00Z"/>
        </w:rPr>
      </w:pPr>
      <w:ins w:id="267" w:author="Ozben Kutlu" w:date="2025-12-15T20:10:00Z" w16du:dateUtc="2025-12-15T17:10:00Z">
        <w:r>
          <w:t xml:space="preserve">Kısıtlı modelde tahmin edilen bileşenlerin toplamı her zaman tam olarak %100.00 ± %0.00 iken, standart </w:t>
        </w:r>
        <w:proofErr w:type="spellStart"/>
        <w:r>
          <w:t>MLP'de</w:t>
        </w:r>
        <w:proofErr w:type="spellEnd"/>
        <w:r>
          <w:t xml:space="preserve"> bu toplam ortalama %99.85 ± %7.4 civarında değişiyordu.</w:t>
        </w:r>
      </w:ins>
    </w:p>
    <w:p w14:paraId="186BE962" w14:textId="08658ED5" w:rsidR="0005609A" w:rsidRDefault="00000000" w:rsidP="003F44D1">
      <w:pPr>
        <w:spacing w:after="240" w:line="360" w:lineRule="auto"/>
        <w:jc w:val="both"/>
        <w:rPr>
          <w:moveFrom w:id="268" w:author="Ozben Kutlu" w:date="2025-12-15T19:46:00Z" w16du:dateUtc="2025-12-15T16:46:00Z"/>
        </w:rPr>
      </w:pPr>
      <w:moveFromRangeStart w:id="269" w:author="Ozben Kutlu" w:date="2025-12-15T19:46:00Z" w:name="move216720415"/>
      <w:moveFrom w:id="270" w:author="Ozben Kutlu" w:date="2025-12-15T19:46:00Z" w16du:dateUtc="2025-12-15T16:46:00Z">
        <w:r w:rsidDel="00F538CC">
          <w:t>Kısıtlı MLP test setinde şu sonuçları verdi: Aromatikler R² = 0.921, asitler R² = 0.792, alkoller R² = 0.836, furanlar R² = 0.779, fenoller R² = 0.583, aldehitler-ketonlar R² = 0.561. Test ortalama R² = 0.745, ortalama RMSE = %15.06, ortalama MAE = %11.54 oldu. Kısıtlı modelde tahmin edilen bileşenlerin toplamı her zaman tam olarak %100.00 ± %0.00 iken, standart MLP'de bu toplam ortalama %99.85 ± %7.4 civarında değişiyordu.</w:t>
        </w:r>
      </w:moveFrom>
    </w:p>
    <w:moveFromRangeEnd w:id="269"/>
    <w:p w14:paraId="7EE504A1" w14:textId="6963CC8E" w:rsidR="0005609A" w:rsidRDefault="00000000" w:rsidP="003F44D1">
      <w:pPr>
        <w:spacing w:after="240" w:line="360" w:lineRule="auto"/>
        <w:jc w:val="both"/>
      </w:pPr>
      <w:del w:id="271" w:author="Ozben Kutlu" w:date="2025-12-15T20:11:00Z" w16du:dateUtc="2025-12-15T17:11:00Z">
        <w:r w:rsidDel="009C3890">
          <w:delText>Çok önemli bir nokta, g</w:delText>
        </w:r>
      </w:del>
      <w:proofErr w:type="spellStart"/>
      <w:ins w:id="272" w:author="Ozben Kutlu" w:date="2025-12-15T20:11:00Z" w16du:dateUtc="2025-12-15T17:11:00Z">
        <w:r w:rsidR="009C3890">
          <w:t>G</w:t>
        </w:r>
      </w:ins>
      <w:r>
        <w:t>eneralizasyon</w:t>
      </w:r>
      <w:proofErr w:type="spellEnd"/>
      <w:r>
        <w:t xml:space="preserve"> yani genelleme yeteneği</w:t>
      </w:r>
      <w:ins w:id="273" w:author="Ozben Kutlu" w:date="2025-12-15T20:11:00Z" w16du:dateUtc="2025-12-15T17:11:00Z">
        <w:r w:rsidR="009C3890">
          <w:t xml:space="preserve"> dikkat edilmesi gereken önemli bir sonuçtur</w:t>
        </w:r>
      </w:ins>
      <w:r>
        <w:t xml:space="preserve">. Standart MLP için doğrulama R² = 0.863, test R² = 0.863, fark tam olarak 0.000. Bu mükemmel genelleme anlamına geliyor. </w:t>
      </w:r>
      <w:commentRangeStart w:id="274"/>
      <w:proofErr w:type="spellStart"/>
      <w:r>
        <w:t>Random</w:t>
      </w:r>
      <w:proofErr w:type="spellEnd"/>
      <w:r>
        <w:t xml:space="preserve"> </w:t>
      </w:r>
      <w:proofErr w:type="spellStart"/>
      <w:r>
        <w:t>Forest</w:t>
      </w:r>
      <w:proofErr w:type="spellEnd"/>
      <w:r>
        <w:t xml:space="preserve"> için doğrulama R² = 0.555, test R² = 0.571, fark +0.016. </w:t>
      </w:r>
      <w:proofErr w:type="spellStart"/>
      <w:r>
        <w:t>XGBoost</w:t>
      </w:r>
      <w:proofErr w:type="spellEnd"/>
      <w:r>
        <w:t xml:space="preserve"> için doğrulama R² = 0.544, test R² = 0.603, fark +0.059. Hiçbir modelde aşırı öğrenme yani </w:t>
      </w:r>
      <w:proofErr w:type="spellStart"/>
      <w:r>
        <w:t>overfitting</w:t>
      </w:r>
      <w:proofErr w:type="spellEnd"/>
      <w:r>
        <w:t xml:space="preserve"> tespit edilmedi.</w:t>
      </w:r>
      <w:commentRangeEnd w:id="274"/>
      <w:r w:rsidR="00923E5F">
        <w:rPr>
          <w:rStyle w:val="AklamaBavurusu"/>
          <w:rFonts w:ascii="Arial" w:hAnsi="Arial" w:cs="Arial"/>
          <w:color w:val="000000"/>
        </w:rPr>
        <w:commentReference w:id="274"/>
      </w:r>
    </w:p>
    <w:p w14:paraId="54B3594A" w14:textId="330D7DA9" w:rsidR="00AB0B23" w:rsidRDefault="00AB0B23" w:rsidP="00AB0B23">
      <w:pPr>
        <w:spacing w:after="240" w:line="360" w:lineRule="auto"/>
        <w:rPr>
          <w:ins w:id="275" w:author="Ozben Kutlu" w:date="2025-12-15T20:31:00Z" w16du:dateUtc="2025-12-15T17:31:00Z"/>
          <w:b/>
          <w:bCs/>
        </w:rPr>
      </w:pPr>
      <w:ins w:id="276" w:author="Ozben Kutlu" w:date="2025-12-15T20:31:00Z" w16du:dateUtc="2025-12-15T17:31:00Z">
        <w:r>
          <w:rPr>
            <w:b/>
            <w:bCs/>
          </w:rPr>
          <w:t xml:space="preserve">B.2.2.3 </w:t>
        </w:r>
      </w:ins>
      <w:ins w:id="277" w:author="Ozben Kutlu" w:date="2025-12-15T22:20:00Z" w16du:dateUtc="2025-12-15T19:20:00Z">
        <w:r w:rsidR="00CC6D1B">
          <w:rPr>
            <w:b/>
            <w:bCs/>
          </w:rPr>
          <w:t xml:space="preserve">Kollektif </w:t>
        </w:r>
      </w:ins>
      <w:ins w:id="278" w:author="Ozben Kutlu" w:date="2025-12-15T22:21:00Z" w16du:dateUtc="2025-12-15T19:21:00Z">
        <w:r w:rsidR="00CC6D1B">
          <w:rPr>
            <w:b/>
            <w:bCs/>
          </w:rPr>
          <w:t>Öğrenme (</w:t>
        </w:r>
      </w:ins>
      <w:proofErr w:type="spellStart"/>
      <w:ins w:id="279" w:author="Ozben Kutlu" w:date="2025-12-15T20:31:00Z" w16du:dateUtc="2025-12-15T17:31:00Z">
        <w:r>
          <w:rPr>
            <w:b/>
            <w:bCs/>
          </w:rPr>
          <w:t>Ensemble</w:t>
        </w:r>
        <w:proofErr w:type="spellEnd"/>
        <w:r>
          <w:rPr>
            <w:b/>
            <w:bCs/>
          </w:rPr>
          <w:t xml:space="preserve"> </w:t>
        </w:r>
        <w:r w:rsidR="004B163E">
          <w:rPr>
            <w:b/>
            <w:bCs/>
          </w:rPr>
          <w:t>L</w:t>
        </w:r>
      </w:ins>
      <w:ins w:id="280" w:author="Ozben Kutlu" w:date="2025-12-15T20:32:00Z" w16du:dateUtc="2025-12-15T17:32:00Z">
        <w:r w:rsidR="004B163E">
          <w:rPr>
            <w:b/>
            <w:bCs/>
          </w:rPr>
          <w:t>earning</w:t>
        </w:r>
      </w:ins>
      <w:ins w:id="281" w:author="Ozben Kutlu" w:date="2025-12-15T22:21:00Z" w16du:dateUtc="2025-12-15T19:21:00Z">
        <w:r w:rsidR="00CC6D1B">
          <w:rPr>
            <w:b/>
            <w:bCs/>
          </w:rPr>
          <w:t>)</w:t>
        </w:r>
      </w:ins>
      <w:ins w:id="282" w:author="Ozben Kutlu" w:date="2025-12-15T20:32:00Z" w16du:dateUtc="2025-12-15T17:32:00Z">
        <w:r w:rsidR="004B163E">
          <w:rPr>
            <w:b/>
            <w:bCs/>
          </w:rPr>
          <w:t xml:space="preserve"> </w:t>
        </w:r>
      </w:ins>
      <w:ins w:id="283" w:author="Ozben Kutlu" w:date="2025-12-15T20:31:00Z" w16du:dateUtc="2025-12-15T17:31:00Z">
        <w:r>
          <w:rPr>
            <w:b/>
            <w:bCs/>
          </w:rPr>
          <w:t>Yöntemleri</w:t>
        </w:r>
      </w:ins>
    </w:p>
    <w:p w14:paraId="42BD36BA" w14:textId="77777777" w:rsidR="00DD2465" w:rsidRDefault="00000000" w:rsidP="003F44D1">
      <w:pPr>
        <w:spacing w:after="240" w:line="360" w:lineRule="auto"/>
        <w:jc w:val="both"/>
        <w:rPr>
          <w:ins w:id="284" w:author="Ozben Kutlu" w:date="2025-12-15T20:22:00Z" w16du:dateUtc="2025-12-15T17:22:00Z"/>
        </w:rPr>
      </w:pPr>
      <w:commentRangeStart w:id="285"/>
      <w:r>
        <w:t xml:space="preserve">Dördüncü aşamada </w:t>
      </w:r>
      <w:commentRangeEnd w:id="285"/>
      <w:r w:rsidR="0019714A">
        <w:rPr>
          <w:rStyle w:val="AklamaBavurusu"/>
          <w:rFonts w:ascii="Arial" w:hAnsi="Arial" w:cs="Arial"/>
          <w:color w:val="000000"/>
        </w:rPr>
        <w:commentReference w:id="285"/>
      </w:r>
      <w:commentRangeStart w:id="286"/>
      <w:proofErr w:type="spellStart"/>
      <w:r>
        <w:t>ensemble</w:t>
      </w:r>
      <w:proofErr w:type="spellEnd"/>
      <w:r>
        <w:t xml:space="preserve"> </w:t>
      </w:r>
      <w:commentRangeEnd w:id="286"/>
      <w:r w:rsidR="00CC6D1B">
        <w:rPr>
          <w:rStyle w:val="AklamaBavurusu"/>
          <w:rFonts w:ascii="Arial" w:hAnsi="Arial" w:cs="Arial"/>
          <w:color w:val="000000"/>
        </w:rPr>
        <w:commentReference w:id="286"/>
      </w:r>
      <w:r>
        <w:t xml:space="preserve">yöntemlerini denedik. 3 farklı </w:t>
      </w:r>
      <w:proofErr w:type="spellStart"/>
      <w:r>
        <w:t>ensemble</w:t>
      </w:r>
      <w:proofErr w:type="spellEnd"/>
      <w:r>
        <w:t xml:space="preserve"> stratejisi test ettik ve hepsinin test setindeki performansını ölçtük. </w:t>
      </w:r>
    </w:p>
    <w:p w14:paraId="32EF7EE3" w14:textId="526D35FE" w:rsidR="0005609A" w:rsidRDefault="00000000" w:rsidP="00181F20">
      <w:pPr>
        <w:pStyle w:val="ListeParagraf"/>
        <w:numPr>
          <w:ilvl w:val="0"/>
          <w:numId w:val="65"/>
        </w:numPr>
        <w:spacing w:line="360" w:lineRule="auto"/>
        <w:ind w:left="714" w:hanging="357"/>
        <w:jc w:val="both"/>
      </w:pPr>
      <w:r w:rsidRPr="00181F20">
        <w:rPr>
          <w:b/>
          <w:bCs/>
        </w:rPr>
        <w:t xml:space="preserve">Basit ortalama </w:t>
      </w:r>
      <w:proofErr w:type="spellStart"/>
      <w:r w:rsidRPr="00181F20">
        <w:rPr>
          <w:b/>
          <w:bCs/>
        </w:rPr>
        <w:t>ensemble</w:t>
      </w:r>
      <w:proofErr w:type="spellEnd"/>
      <w:r>
        <w:t xml:space="preserve">, </w:t>
      </w:r>
      <w:proofErr w:type="spellStart"/>
      <w:r>
        <w:t>Random</w:t>
      </w:r>
      <w:proofErr w:type="spellEnd"/>
      <w:r>
        <w:t xml:space="preserve"> </w:t>
      </w:r>
      <w:proofErr w:type="spellStart"/>
      <w:r>
        <w:t>Forest</w:t>
      </w:r>
      <w:proofErr w:type="spellEnd"/>
      <w:r>
        <w:t xml:space="preserve"> + </w:t>
      </w:r>
      <w:proofErr w:type="spellStart"/>
      <w:r>
        <w:t>XGBoost</w:t>
      </w:r>
      <w:proofErr w:type="spellEnd"/>
      <w:r>
        <w:t xml:space="preserve"> + standart </w:t>
      </w:r>
      <w:proofErr w:type="spellStart"/>
      <w:r>
        <w:t>MLP'nin</w:t>
      </w:r>
      <w:proofErr w:type="spellEnd"/>
      <w:r>
        <w:t xml:space="preserve"> tahminlerinin eşit ağırlıkla ortalaması: Genel ortalama R² = 0.746, ortalama RMSE = %7.69, ortalama MAE = %5.16.</w:t>
      </w:r>
    </w:p>
    <w:p w14:paraId="28E3A19C" w14:textId="77777777" w:rsidR="0005609A" w:rsidRDefault="00000000" w:rsidP="00181F20">
      <w:pPr>
        <w:pStyle w:val="ListeParagraf"/>
        <w:numPr>
          <w:ilvl w:val="0"/>
          <w:numId w:val="65"/>
        </w:numPr>
        <w:spacing w:line="360" w:lineRule="auto"/>
        <w:ind w:left="714" w:hanging="357"/>
        <w:jc w:val="both"/>
      </w:pPr>
      <w:r w:rsidRPr="00181F20">
        <w:rPr>
          <w:b/>
          <w:bCs/>
        </w:rPr>
        <w:t xml:space="preserve">Ağırlıklı ortalama </w:t>
      </w:r>
      <w:proofErr w:type="spellStart"/>
      <w:r w:rsidRPr="00181F20">
        <w:rPr>
          <w:b/>
          <w:bCs/>
        </w:rPr>
        <w:t>ensemble</w:t>
      </w:r>
      <w:proofErr w:type="spellEnd"/>
      <w:r>
        <w:t xml:space="preserve">, standart </w:t>
      </w:r>
      <w:proofErr w:type="spellStart"/>
      <w:r>
        <w:t>MLP'ye</w:t>
      </w:r>
      <w:proofErr w:type="spellEnd"/>
      <w:r>
        <w:t xml:space="preserve"> %50 ağırlık, </w:t>
      </w:r>
      <w:proofErr w:type="spellStart"/>
      <w:r>
        <w:t>XGBoost'a</w:t>
      </w:r>
      <w:proofErr w:type="spellEnd"/>
      <w:r>
        <w:t xml:space="preserve"> %25, </w:t>
      </w:r>
      <w:proofErr w:type="spellStart"/>
      <w:r>
        <w:t>Random</w:t>
      </w:r>
      <w:proofErr w:type="spellEnd"/>
      <w:r>
        <w:t xml:space="preserve"> </w:t>
      </w:r>
      <w:proofErr w:type="spellStart"/>
      <w:r>
        <w:t>Forest'a</w:t>
      </w:r>
      <w:proofErr w:type="spellEnd"/>
      <w:r>
        <w:t xml:space="preserve"> %25: Genel ortalama R² = 0.797, ortalama RMSE = %6.94, ortalama MAE = </w:t>
      </w:r>
      <w:r>
        <w:lastRenderedPageBreak/>
        <w:t xml:space="preserve">%4.75. Bu </w:t>
      </w:r>
      <w:proofErr w:type="spellStart"/>
      <w:r>
        <w:t>ensemble</w:t>
      </w:r>
      <w:proofErr w:type="spellEnd"/>
      <w:r>
        <w:t xml:space="preserve"> yöntemlerinin en iyisi oldu ama yine de standart </w:t>
      </w:r>
      <w:proofErr w:type="spellStart"/>
      <w:r>
        <w:t>MLP'den</w:t>
      </w:r>
      <w:proofErr w:type="spellEnd"/>
      <w:r>
        <w:t xml:space="preserve"> daha kötü.</w:t>
      </w:r>
    </w:p>
    <w:p w14:paraId="3FBB9AAA" w14:textId="7ED3D468" w:rsidR="0005609A" w:rsidRDefault="00000000" w:rsidP="00181F20">
      <w:pPr>
        <w:pStyle w:val="ListeParagraf"/>
        <w:numPr>
          <w:ilvl w:val="0"/>
          <w:numId w:val="65"/>
        </w:numPr>
        <w:spacing w:line="360" w:lineRule="auto"/>
        <w:ind w:left="714" w:hanging="357"/>
        <w:jc w:val="both"/>
      </w:pPr>
      <w:del w:id="287" w:author="Ozben Kutlu" w:date="2025-12-15T20:22:00Z" w16du:dateUtc="2025-12-15T17:22:00Z">
        <w:r w:rsidDel="00DD2465">
          <w:delText xml:space="preserve">Stacking ensemble, </w:delText>
        </w:r>
      </w:del>
      <w:proofErr w:type="spellStart"/>
      <w:r>
        <w:t>Ridge</w:t>
      </w:r>
      <w:proofErr w:type="spellEnd"/>
      <w:r>
        <w:t xml:space="preserve"> regresyon meta-model kullanan</w:t>
      </w:r>
      <w:ins w:id="288" w:author="Ozben Kutlu" w:date="2025-12-15T20:22:00Z" w16du:dateUtc="2025-12-15T17:22:00Z">
        <w:r w:rsidR="00DD2465" w:rsidRPr="00DD2465">
          <w:t xml:space="preserve"> </w:t>
        </w:r>
        <w:proofErr w:type="spellStart"/>
        <w:r w:rsidR="00DD2465" w:rsidRPr="00181F20">
          <w:rPr>
            <w:b/>
            <w:bCs/>
          </w:rPr>
          <w:t>Stacking</w:t>
        </w:r>
        <w:proofErr w:type="spellEnd"/>
        <w:r w:rsidR="00DD2465" w:rsidRPr="00181F20">
          <w:rPr>
            <w:b/>
            <w:bCs/>
          </w:rPr>
          <w:t xml:space="preserve"> </w:t>
        </w:r>
        <w:proofErr w:type="spellStart"/>
        <w:r w:rsidR="00DD2465" w:rsidRPr="00181F20">
          <w:rPr>
            <w:b/>
            <w:bCs/>
          </w:rPr>
          <w:t>ensemble</w:t>
        </w:r>
      </w:ins>
      <w:proofErr w:type="spellEnd"/>
      <w:r>
        <w:t xml:space="preserve">: Genel ortalama R² = 0.562, ortalama RMSE = %9.95, ortalama MAE = %6.34. Bu en kötü </w:t>
      </w:r>
      <w:proofErr w:type="spellStart"/>
      <w:r>
        <w:t>ensemble</w:t>
      </w:r>
      <w:proofErr w:type="spellEnd"/>
      <w:r>
        <w:t xml:space="preserve"> sonucu oldu.</w:t>
      </w:r>
    </w:p>
    <w:p w14:paraId="61D33EDF" w14:textId="77777777" w:rsidR="00DD2465" w:rsidRDefault="00DD2465" w:rsidP="00181F20">
      <w:pPr>
        <w:spacing w:line="360" w:lineRule="auto"/>
        <w:rPr>
          <w:ins w:id="289" w:author="Ozben Kutlu" w:date="2025-12-15T20:22:00Z" w16du:dateUtc="2025-12-15T17:22:00Z"/>
          <w:b/>
          <w:bCs/>
        </w:rPr>
      </w:pPr>
    </w:p>
    <w:p w14:paraId="1B29400E" w14:textId="651619A5" w:rsidR="0005609A" w:rsidRDefault="00000000">
      <w:pPr>
        <w:spacing w:after="240" w:line="360" w:lineRule="auto"/>
        <w:rPr>
          <w:b/>
          <w:bCs/>
        </w:rPr>
      </w:pPr>
      <w:r>
        <w:rPr>
          <w:b/>
          <w:bCs/>
        </w:rPr>
        <w:t>B.2.2.</w:t>
      </w:r>
      <w:del w:id="290" w:author="Ozben Kutlu" w:date="2025-12-15T20:32:00Z" w16du:dateUtc="2025-12-15T17:32:00Z">
        <w:r w:rsidDel="004B163E">
          <w:rPr>
            <w:b/>
            <w:bCs/>
          </w:rPr>
          <w:delText xml:space="preserve">3 </w:delText>
        </w:r>
      </w:del>
      <w:ins w:id="291" w:author="Ozben Kutlu" w:date="2025-12-15T20:32:00Z" w16du:dateUtc="2025-12-15T17:32:00Z">
        <w:r w:rsidR="004B163E">
          <w:rPr>
            <w:b/>
            <w:bCs/>
          </w:rPr>
          <w:t>4</w:t>
        </w:r>
        <w:r w:rsidR="004B163E">
          <w:rPr>
            <w:b/>
            <w:bCs/>
          </w:rPr>
          <w:t xml:space="preserve"> </w:t>
        </w:r>
      </w:ins>
      <w:del w:id="292" w:author="Ozben Kutlu" w:date="2025-12-15T20:30:00Z" w16du:dateUtc="2025-12-15T17:30:00Z">
        <w:r w:rsidDel="00A34B18">
          <w:rPr>
            <w:b/>
            <w:bCs/>
          </w:rPr>
          <w:delText>Sonuçlar</w:delText>
        </w:r>
      </w:del>
      <w:ins w:id="293" w:author="Ozben Kutlu" w:date="2025-12-15T20:30:00Z" w16du:dateUtc="2025-12-15T17:30:00Z">
        <w:r w:rsidR="00A34B18">
          <w:rPr>
            <w:b/>
            <w:bCs/>
          </w:rPr>
          <w:t xml:space="preserve">Yöntem </w:t>
        </w:r>
      </w:ins>
      <w:ins w:id="294" w:author="Ozben Kutlu" w:date="2025-12-15T20:32:00Z" w16du:dateUtc="2025-12-15T17:32:00Z">
        <w:r w:rsidR="004B163E">
          <w:rPr>
            <w:b/>
            <w:bCs/>
          </w:rPr>
          <w:t>K</w:t>
        </w:r>
      </w:ins>
      <w:ins w:id="295" w:author="Ozben Kutlu" w:date="2025-12-15T20:30:00Z" w16du:dateUtc="2025-12-15T17:30:00Z">
        <w:r w:rsidR="00A34B18">
          <w:rPr>
            <w:b/>
            <w:bCs/>
          </w:rPr>
          <w:t>arşılaştırma</w:t>
        </w:r>
      </w:ins>
    </w:p>
    <w:p w14:paraId="188B19D4" w14:textId="2EC49D48" w:rsidR="0005609A" w:rsidRDefault="00000000" w:rsidP="003F44D1">
      <w:pPr>
        <w:spacing w:after="240" w:line="360" w:lineRule="auto"/>
        <w:jc w:val="both"/>
      </w:pPr>
      <w:commentRangeStart w:id="296"/>
      <w:commentRangeStart w:id="297"/>
      <w:del w:id="298" w:author="Ozben Kutlu" w:date="2025-12-15T20:30:00Z" w16du:dateUtc="2025-12-15T17:30:00Z">
        <w:r w:rsidDel="00A34B18">
          <w:delText>Şimdi t</w:delText>
        </w:r>
      </w:del>
      <w:ins w:id="299" w:author="Ozben Kutlu" w:date="2025-12-15T20:30:00Z" w16du:dateUtc="2025-12-15T17:30:00Z">
        <w:r w:rsidR="00A34B18">
          <w:t>T</w:t>
        </w:r>
      </w:ins>
      <w:r>
        <w:t>üm yöntemler</w:t>
      </w:r>
      <w:del w:id="300" w:author="Ozben Kutlu" w:date="2025-12-15T20:30:00Z" w16du:dateUtc="2025-12-15T17:30:00Z">
        <w:r w:rsidDel="00A34B18">
          <w:delText>i</w:delText>
        </w:r>
      </w:del>
      <w:r>
        <w:t xml:space="preserve"> karşılaşt</w:t>
      </w:r>
      <w:ins w:id="301" w:author="Ozben Kutlu" w:date="2025-12-15T20:30:00Z" w16du:dateUtc="2025-12-15T17:30:00Z">
        <w:r w:rsidR="00A34B18">
          <w:t>ırıldığında,</w:t>
        </w:r>
      </w:ins>
      <w:del w:id="302" w:author="Ozben Kutlu" w:date="2025-12-15T20:30:00Z" w16du:dateUtc="2025-12-15T17:30:00Z">
        <w:r w:rsidDel="00A34B18">
          <w:delText>ıralım.</w:delText>
        </w:r>
      </w:del>
      <w:r>
        <w:t xml:space="preserve"> </w:t>
      </w:r>
      <w:del w:id="303" w:author="Ozben Kutlu" w:date="2025-12-15T20:30:00Z" w16du:dateUtc="2025-12-15T17:30:00Z">
        <w:r w:rsidDel="00A34B18">
          <w:delText>T</w:delText>
        </w:r>
      </w:del>
      <w:ins w:id="304" w:author="Ozben Kutlu" w:date="2025-12-15T20:30:00Z" w16du:dateUtc="2025-12-15T17:30:00Z">
        <w:r w:rsidR="00A34B18">
          <w:t>t</w:t>
        </w:r>
      </w:ins>
      <w:r>
        <w:t xml:space="preserve">est setinde genel ortalama R² değerlerine göre sıralama şöyle: Birinci standart MLP (R² = 0.863), ikinci ağırlıklı </w:t>
      </w:r>
      <w:proofErr w:type="spellStart"/>
      <w:r>
        <w:t>ensemble</w:t>
      </w:r>
      <w:proofErr w:type="spellEnd"/>
      <w:r>
        <w:t xml:space="preserve"> (R² = 0.797), üçüncü basit ortalama </w:t>
      </w:r>
      <w:proofErr w:type="spellStart"/>
      <w:r>
        <w:t>ensemble</w:t>
      </w:r>
      <w:proofErr w:type="spellEnd"/>
      <w:r>
        <w:t xml:space="preserve"> (R² = 0.746), dördüncü </w:t>
      </w:r>
      <w:proofErr w:type="spellStart"/>
      <w:r>
        <w:t>XGBoost</w:t>
      </w:r>
      <w:proofErr w:type="spellEnd"/>
      <w:r>
        <w:t xml:space="preserve"> (R² = 0.603), beşinci </w:t>
      </w:r>
      <w:proofErr w:type="spellStart"/>
      <w:r>
        <w:t>Random</w:t>
      </w:r>
      <w:proofErr w:type="spellEnd"/>
      <w:r>
        <w:t xml:space="preserve"> </w:t>
      </w:r>
      <w:proofErr w:type="spellStart"/>
      <w:r>
        <w:t>Forest</w:t>
      </w:r>
      <w:proofErr w:type="spellEnd"/>
      <w:r>
        <w:t xml:space="preserve"> (R² = 0.571), altıncı </w:t>
      </w:r>
      <w:proofErr w:type="spellStart"/>
      <w:r>
        <w:t>stacking</w:t>
      </w:r>
      <w:proofErr w:type="spellEnd"/>
      <w:r>
        <w:t xml:space="preserve"> </w:t>
      </w:r>
      <w:proofErr w:type="spellStart"/>
      <w:r>
        <w:t>ensemble</w:t>
      </w:r>
      <w:proofErr w:type="spellEnd"/>
      <w:r>
        <w:t xml:space="preserve"> (R² = 0.562), yedinci lineer regresyon (R² = 0.332).</w:t>
      </w:r>
      <w:commentRangeEnd w:id="296"/>
      <w:r w:rsidR="0019714A">
        <w:rPr>
          <w:rStyle w:val="AklamaBavurusu"/>
          <w:rFonts w:ascii="Arial" w:hAnsi="Arial" w:cs="Arial"/>
          <w:color w:val="000000"/>
        </w:rPr>
        <w:commentReference w:id="296"/>
      </w:r>
      <w:commentRangeEnd w:id="297"/>
      <w:r w:rsidR="00B34325">
        <w:rPr>
          <w:rStyle w:val="AklamaBavurusu"/>
          <w:rFonts w:ascii="Arial" w:hAnsi="Arial" w:cs="Arial"/>
          <w:color w:val="000000"/>
        </w:rPr>
        <w:commentReference w:id="297"/>
      </w:r>
    </w:p>
    <w:p w14:paraId="2B6A8B18" w14:textId="77777777" w:rsidR="0005609A" w:rsidRDefault="00000000" w:rsidP="003F44D1">
      <w:pPr>
        <w:spacing w:after="240" w:line="360" w:lineRule="auto"/>
        <w:jc w:val="both"/>
      </w:pPr>
      <w:commentRangeStart w:id="305"/>
      <w:commentRangeStart w:id="306"/>
      <w:r>
        <w:t xml:space="preserve">Ortalama mutlak hata MAE açısından sıralama: Birinci standart MLP (MAE = %4.03), ikinci ağırlıklı </w:t>
      </w:r>
      <w:proofErr w:type="spellStart"/>
      <w:r>
        <w:t>ensemble</w:t>
      </w:r>
      <w:proofErr w:type="spellEnd"/>
      <w:r>
        <w:t xml:space="preserve"> (MAE = %4.75), üçüncü basit ortalama (MAE = %5.16), dördüncü </w:t>
      </w:r>
      <w:proofErr w:type="spellStart"/>
      <w:r>
        <w:t>XGBoost</w:t>
      </w:r>
      <w:proofErr w:type="spellEnd"/>
      <w:r>
        <w:t xml:space="preserve"> (MAE = %6.10), beşinci </w:t>
      </w:r>
      <w:proofErr w:type="spellStart"/>
      <w:r>
        <w:t>Random</w:t>
      </w:r>
      <w:proofErr w:type="spellEnd"/>
      <w:r>
        <w:t xml:space="preserve"> </w:t>
      </w:r>
      <w:proofErr w:type="spellStart"/>
      <w:r>
        <w:t>Forest</w:t>
      </w:r>
      <w:proofErr w:type="spellEnd"/>
      <w:r>
        <w:t xml:space="preserve"> (MAE = %6.25), altıncı </w:t>
      </w:r>
      <w:proofErr w:type="spellStart"/>
      <w:r>
        <w:t>stacking</w:t>
      </w:r>
      <w:proofErr w:type="spellEnd"/>
      <w:r>
        <w:t xml:space="preserve"> (MAE = %6.34), yedinci lineer regresyon (MAE = %9.92).</w:t>
      </w:r>
      <w:commentRangeEnd w:id="305"/>
      <w:r w:rsidR="0019714A">
        <w:rPr>
          <w:rStyle w:val="AklamaBavurusu"/>
          <w:rFonts w:ascii="Arial" w:hAnsi="Arial" w:cs="Arial"/>
          <w:color w:val="000000"/>
        </w:rPr>
        <w:commentReference w:id="305"/>
      </w:r>
      <w:commentRangeEnd w:id="306"/>
      <w:r w:rsidR="00B34325">
        <w:rPr>
          <w:rStyle w:val="AklamaBavurusu"/>
          <w:rFonts w:ascii="Arial" w:hAnsi="Arial" w:cs="Arial"/>
          <w:color w:val="000000"/>
        </w:rPr>
        <w:commentReference w:id="306"/>
      </w:r>
    </w:p>
    <w:p w14:paraId="3166F096" w14:textId="0FAF8C17" w:rsidR="0005609A" w:rsidRDefault="00000000" w:rsidP="003F44D1">
      <w:pPr>
        <w:spacing w:after="240" w:line="360" w:lineRule="auto"/>
        <w:jc w:val="both"/>
      </w:pPr>
      <w:del w:id="307" w:author="Ozben Kutlu" w:date="2025-12-15T20:23:00Z" w16du:dateUtc="2025-12-15T17:23:00Z">
        <w:r w:rsidRPr="00181F20" w:rsidDel="00A34B18">
          <w:rPr>
            <w:highlight w:val="yellow"/>
          </w:rPr>
          <w:delText xml:space="preserve">Ensemble dilution etkisini açıklayayım. </w:delText>
        </w:r>
      </w:del>
      <w:ins w:id="308" w:author="Ozben Kutlu" w:date="2025-12-15T20:23:00Z" w16du:dateUtc="2025-12-15T17:23:00Z">
        <w:r w:rsidR="00A34B18" w:rsidRPr="00181F20">
          <w:rPr>
            <w:highlight w:val="yellow"/>
          </w:rPr>
          <w:t>Şekil X ve X</w:t>
        </w:r>
        <w:r w:rsidR="00A34B18">
          <w:t xml:space="preserve"> de </w:t>
        </w:r>
      </w:ins>
      <w:ins w:id="309" w:author="Ozben Kutlu" w:date="2025-12-15T20:24:00Z" w16du:dateUtc="2025-12-15T17:24:00Z">
        <w:r w:rsidR="00A34B18">
          <w:t xml:space="preserve">görüldüğü gibi; </w:t>
        </w:r>
      </w:ins>
      <w:r>
        <w:t xml:space="preserve">MLP tek başına R² = 0.863 verirken, onu </w:t>
      </w:r>
      <w:proofErr w:type="spellStart"/>
      <w:r>
        <w:t>Random</w:t>
      </w:r>
      <w:proofErr w:type="spellEnd"/>
      <w:r>
        <w:t xml:space="preserve"> </w:t>
      </w:r>
      <w:proofErr w:type="spellStart"/>
      <w:r>
        <w:t>Forest</w:t>
      </w:r>
      <w:proofErr w:type="spellEnd"/>
      <w:r>
        <w:t xml:space="preserve"> (R² = 0.571) ve </w:t>
      </w:r>
      <w:proofErr w:type="spellStart"/>
      <w:r>
        <w:t>XGBoost</w:t>
      </w:r>
      <w:proofErr w:type="spellEnd"/>
      <w:r>
        <w:t xml:space="preserve"> (R² = 0.603) ile </w:t>
      </w:r>
      <w:ins w:id="310" w:author="Ozben Kutlu" w:date="2025-12-15T20:24:00Z" w16du:dateUtc="2025-12-15T17:24:00Z">
        <w:r w:rsidR="00A34B18">
          <w:t>ağırlıklı ortalama</w:t>
        </w:r>
      </w:ins>
      <w:ins w:id="311" w:author="Ozben Kutlu" w:date="2025-12-15T20:27:00Z" w16du:dateUtc="2025-12-15T17:27:00Z">
        <w:r w:rsidR="00A34B18">
          <w:t>lı şekilde</w:t>
        </w:r>
      </w:ins>
      <w:ins w:id="312" w:author="Ozben Kutlu" w:date="2025-12-15T20:24:00Z" w16du:dateUtc="2025-12-15T17:24:00Z">
        <w:r w:rsidR="00A34B18">
          <w:t xml:space="preserve"> </w:t>
        </w:r>
      </w:ins>
      <w:r>
        <w:t>birleştirdiğimizde</w:t>
      </w:r>
      <w:ins w:id="313" w:author="Ozben Kutlu" w:date="2025-12-15T20:27:00Z" w16du:dateUtc="2025-12-15T17:27:00Z">
        <w:r w:rsidR="00A34B18">
          <w:t>,</w:t>
        </w:r>
      </w:ins>
      <w:ins w:id="314" w:author="Ozben Kutlu" w:date="2025-12-15T20:24:00Z" w16du:dateUtc="2025-12-15T17:24:00Z">
        <w:r w:rsidR="00A34B18">
          <w:t xml:space="preserve"> </w:t>
        </w:r>
      </w:ins>
      <w:del w:id="315" w:author="Ozben Kutlu" w:date="2025-12-15T20:24:00Z" w16du:dateUtc="2025-12-15T17:24:00Z">
        <w:r w:rsidDel="00A34B18">
          <w:delText xml:space="preserve">, %50 MLP + %25 XGBoost + %25 Random Forest ağırlıklı ortalaması </w:delText>
        </w:r>
      </w:del>
      <w:del w:id="316" w:author="Ozben Kutlu" w:date="2025-12-15T20:27:00Z" w16du:dateUtc="2025-12-15T17:27:00Z">
        <w:r w:rsidDel="00A34B18">
          <w:delText xml:space="preserve">bile </w:delText>
        </w:r>
      </w:del>
      <w:del w:id="317" w:author="Ozben Kutlu" w:date="2025-12-15T20:24:00Z" w16du:dateUtc="2025-12-15T17:24:00Z">
        <w:r w:rsidDel="00A34B18">
          <w:delText xml:space="preserve">sadece </w:delText>
        </w:r>
      </w:del>
      <w:r>
        <w:t xml:space="preserve">R² </w:t>
      </w:r>
      <w:ins w:id="318" w:author="Ozben Kutlu" w:date="2025-12-15T20:25:00Z" w16du:dateUtc="2025-12-15T17:25:00Z">
        <w:r w:rsidR="00A34B18">
          <w:t xml:space="preserve">sadece </w:t>
        </w:r>
      </w:ins>
      <w:del w:id="319" w:author="Ozben Kutlu" w:date="2025-12-15T20:24:00Z" w16du:dateUtc="2025-12-15T17:24:00Z">
        <w:r w:rsidDel="00A34B18">
          <w:delText xml:space="preserve">= </w:delText>
        </w:r>
      </w:del>
      <w:r>
        <w:t xml:space="preserve">0.797 </w:t>
      </w:r>
      <w:del w:id="320" w:author="Ozben Kutlu" w:date="2025-12-15T20:25:00Z" w16du:dateUtc="2025-12-15T17:25:00Z">
        <w:r w:rsidDel="00A34B18">
          <w:delText>veriyor</w:delText>
        </w:r>
      </w:del>
      <w:ins w:id="321" w:author="Ozben Kutlu" w:date="2025-12-15T20:28:00Z" w16du:dateUtc="2025-12-15T17:28:00Z">
        <w:r w:rsidR="00A34B18">
          <w:t>bulunmuştur</w:t>
        </w:r>
      </w:ins>
      <w:r>
        <w:t xml:space="preserve">. </w:t>
      </w:r>
      <w:del w:id="322" w:author="Ozben Kutlu" w:date="2025-12-15T20:25:00Z" w16du:dateUtc="2025-12-15T17:25:00Z">
        <w:r w:rsidDel="00A34B18">
          <w:delText xml:space="preserve">MLP'nin 0.863 performansından 0.797'ye düşmüş oluyoruz. </w:delText>
        </w:r>
      </w:del>
      <w:r>
        <w:t>Bu %7.6 performans kaybı demek</w:t>
      </w:r>
      <w:ins w:id="323" w:author="Ozben Kutlu" w:date="2025-12-15T20:25:00Z" w16du:dateUtc="2025-12-15T17:25:00Z">
        <w:r w:rsidR="00A34B18">
          <w:t>tir</w:t>
        </w:r>
      </w:ins>
      <w:r>
        <w:t>. Basit ortalamada</w:t>
      </w:r>
      <w:ins w:id="324" w:author="Ozben Kutlu" w:date="2025-12-15T20:26:00Z" w16du:dateUtc="2025-12-15T17:26:00Z">
        <w:r w:rsidR="00A34B18">
          <w:t xml:space="preserve"> (</w:t>
        </w:r>
        <w:r w:rsidR="00A34B18">
          <w:t>R² = 0.746</w:t>
        </w:r>
        <w:r w:rsidR="00A34B18">
          <w:t>)</w:t>
        </w:r>
      </w:ins>
      <w:r>
        <w:t xml:space="preserve"> </w:t>
      </w:r>
      <w:ins w:id="325" w:author="Ozben Kutlu" w:date="2025-12-15T20:25:00Z" w16du:dateUtc="2025-12-15T17:25:00Z">
        <w:r w:rsidR="00A34B18">
          <w:t>ise %13.6 performans kaybı gözlenmiştir</w:t>
        </w:r>
      </w:ins>
      <w:ins w:id="326" w:author="Ozben Kutlu" w:date="2025-12-15T20:26:00Z" w16du:dateUtc="2025-12-15T17:26:00Z">
        <w:r w:rsidR="00A34B18">
          <w:t>.</w:t>
        </w:r>
      </w:ins>
      <w:del w:id="327" w:author="Ozben Kutlu" w:date="2025-12-15T20:26:00Z" w16du:dateUtc="2025-12-15T17:26:00Z">
        <w:r w:rsidDel="00A34B18">
          <w:delText>durum daha kötü, R² = 0.746'ya düşüyor, bu %13.6 kayıp.</w:delText>
        </w:r>
      </w:del>
      <w:r>
        <w:t xml:space="preserve"> </w:t>
      </w:r>
      <w:proofErr w:type="spellStart"/>
      <w:r>
        <w:t>Stacking</w:t>
      </w:r>
      <w:proofErr w:type="spellEnd"/>
      <w:r>
        <w:t xml:space="preserve"> </w:t>
      </w:r>
      <w:ins w:id="328" w:author="Ozben Kutlu" w:date="2025-12-15T20:26:00Z" w16du:dateUtc="2025-12-15T17:26:00Z">
        <w:r w:rsidR="00A34B18">
          <w:t xml:space="preserve">yaklaşımı </w:t>
        </w:r>
      </w:ins>
      <w:r>
        <w:t xml:space="preserve">ise </w:t>
      </w:r>
      <w:ins w:id="329" w:author="Ozben Kutlu" w:date="2025-12-15T20:26:00Z" w16du:dateUtc="2025-12-15T17:26:00Z">
        <w:r w:rsidR="00A34B18">
          <w:t>(</w:t>
        </w:r>
      </w:ins>
      <w:r>
        <w:t>R² = 0.562</w:t>
      </w:r>
      <w:ins w:id="330" w:author="Ozben Kutlu" w:date="2025-12-15T20:26:00Z" w16du:dateUtc="2025-12-15T17:26:00Z">
        <w:r w:rsidR="00A34B18">
          <w:t>)</w:t>
        </w:r>
      </w:ins>
      <w:r>
        <w:t xml:space="preserve"> </w:t>
      </w:r>
      <w:del w:id="331" w:author="Ozben Kutlu" w:date="2025-12-15T20:26:00Z" w16du:dateUtc="2025-12-15T17:26:00Z">
        <w:r w:rsidDel="00A34B18">
          <w:delText xml:space="preserve">ile </w:delText>
        </w:r>
      </w:del>
      <w:proofErr w:type="spellStart"/>
      <w:r>
        <w:t>XGBoost'tan</w:t>
      </w:r>
      <w:proofErr w:type="spellEnd"/>
      <w:r>
        <w:t xml:space="preserve"> </w:t>
      </w:r>
      <w:del w:id="332" w:author="Ozben Kutlu" w:date="2025-12-15T20:26:00Z" w16du:dateUtc="2025-12-15T17:26:00Z">
        <w:r w:rsidDel="00A34B18">
          <w:delText xml:space="preserve">bile </w:delText>
        </w:r>
      </w:del>
      <w:ins w:id="333" w:author="Ozben Kutlu" w:date="2025-12-15T20:26:00Z" w16du:dateUtc="2025-12-15T17:26:00Z">
        <w:r w:rsidR="00A34B18">
          <w:t>çok</w:t>
        </w:r>
        <w:r w:rsidR="00A34B18">
          <w:t xml:space="preserve"> </w:t>
        </w:r>
      </w:ins>
      <w:r>
        <w:t xml:space="preserve">daha </w:t>
      </w:r>
      <w:del w:id="334" w:author="Ozben Kutlu" w:date="2025-12-15T20:26:00Z" w16du:dateUtc="2025-12-15T17:26:00Z">
        <w:r w:rsidDel="00A34B18">
          <w:delText xml:space="preserve">kötü </w:delText>
        </w:r>
      </w:del>
      <w:ins w:id="335" w:author="Ozben Kutlu" w:date="2025-12-15T20:26:00Z" w16du:dateUtc="2025-12-15T17:26:00Z">
        <w:r w:rsidR="00A34B18">
          <w:t>düşük</w:t>
        </w:r>
        <w:r w:rsidR="00A34B18">
          <w:t xml:space="preserve"> </w:t>
        </w:r>
      </w:ins>
      <w:r>
        <w:t>performans göster</w:t>
      </w:r>
      <w:ins w:id="336" w:author="Ozben Kutlu" w:date="2025-12-15T20:27:00Z" w16du:dateUtc="2025-12-15T17:27:00Z">
        <w:r w:rsidR="00A34B18">
          <w:t>miştir</w:t>
        </w:r>
      </w:ins>
      <w:del w:id="337" w:author="Ozben Kutlu" w:date="2025-12-15T20:27:00Z" w16du:dateUtc="2025-12-15T17:27:00Z">
        <w:r w:rsidDel="00A34B18">
          <w:delText>iyor</w:delText>
        </w:r>
      </w:del>
      <w:r>
        <w:t>.</w:t>
      </w:r>
    </w:p>
    <w:p w14:paraId="20B16398" w14:textId="59CE2967" w:rsidR="00D35450" w:rsidRDefault="00D35450" w:rsidP="009A1726">
      <w:pPr>
        <w:spacing w:line="360" w:lineRule="auto"/>
      </w:pPr>
      <w:r w:rsidRPr="00D35450">
        <w:rPr>
          <w:noProof/>
        </w:rPr>
        <w:lastRenderedPageBreak/>
        <w:drawing>
          <wp:inline distT="0" distB="0" distL="0" distR="0" wp14:anchorId="55173EBE" wp14:editId="6A645A0D">
            <wp:extent cx="5760720" cy="2487930"/>
            <wp:effectExtent l="19050" t="19050" r="11430" b="26670"/>
            <wp:docPr id="1894277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7775" name=""/>
                    <pic:cNvPicPr/>
                  </pic:nvPicPr>
                  <pic:blipFill>
                    <a:blip r:embed="rId21"/>
                    <a:stretch>
                      <a:fillRect/>
                    </a:stretch>
                  </pic:blipFill>
                  <pic:spPr>
                    <a:xfrm>
                      <a:off x="0" y="0"/>
                      <a:ext cx="5760720" cy="2487930"/>
                    </a:xfrm>
                    <a:prstGeom prst="rect">
                      <a:avLst/>
                    </a:prstGeom>
                    <a:ln>
                      <a:solidFill>
                        <a:schemeClr val="tx1"/>
                      </a:solidFill>
                    </a:ln>
                  </pic:spPr>
                </pic:pic>
              </a:graphicData>
            </a:graphic>
          </wp:inline>
        </w:drawing>
      </w:r>
    </w:p>
    <w:p w14:paraId="69AAAD97" w14:textId="26299329" w:rsidR="009A1726" w:rsidRDefault="009A1726" w:rsidP="009A1726">
      <w:pPr>
        <w:spacing w:after="240" w:line="360" w:lineRule="auto"/>
        <w:jc w:val="center"/>
      </w:pPr>
      <w:del w:id="338" w:author="Ozben Kutlu" w:date="2025-12-15T20:28:00Z" w16du:dateUtc="2025-12-15T17:28:00Z">
        <w:r w:rsidRPr="009A1726" w:rsidDel="00A34B18">
          <w:rPr>
            <w:b/>
            <w:bCs/>
          </w:rPr>
          <w:delText xml:space="preserve">Figür </w:delText>
        </w:r>
      </w:del>
      <w:ins w:id="339" w:author="Ozben Kutlu" w:date="2025-12-15T20:28:00Z" w16du:dateUtc="2025-12-15T17:28:00Z">
        <w:r w:rsidR="00A34B18">
          <w:rPr>
            <w:b/>
            <w:bCs/>
          </w:rPr>
          <w:t xml:space="preserve">Şekil </w:t>
        </w:r>
      </w:ins>
      <w:r w:rsidR="001157BA">
        <w:rPr>
          <w:b/>
          <w:bCs/>
        </w:rPr>
        <w:t>7</w:t>
      </w:r>
      <w:r w:rsidRPr="009A1726">
        <w:rPr>
          <w:b/>
          <w:bCs/>
        </w:rPr>
        <w:t>.</w:t>
      </w:r>
      <w:r>
        <w:t xml:space="preserve"> Model eğitimi</w:t>
      </w:r>
      <w:ins w:id="340" w:author="Ozben Kutlu" w:date="2025-12-15T20:32:00Z" w16du:dateUtc="2025-12-15T17:32:00Z">
        <w:r w:rsidR="004B163E">
          <w:t xml:space="preserve"> sonuçları</w:t>
        </w:r>
      </w:ins>
    </w:p>
    <w:p w14:paraId="55286E4D" w14:textId="34D97193" w:rsidR="0005609A" w:rsidRDefault="00000000" w:rsidP="003F44D1">
      <w:pPr>
        <w:spacing w:after="240" w:line="360" w:lineRule="auto"/>
        <w:jc w:val="both"/>
      </w:pPr>
      <w:r>
        <w:t>Bu çalışma literatürde biyo</w:t>
      </w:r>
      <w:del w:id="341" w:author="Ozben Kutlu" w:date="2025-12-15T20:28:00Z" w16du:dateUtc="2025-12-15T17:28:00Z">
        <w:r w:rsidDel="00A34B18">
          <w:delText>-</w:delText>
        </w:r>
      </w:del>
      <w:r>
        <w:t xml:space="preserve">yağ buhar </w:t>
      </w:r>
      <w:proofErr w:type="spellStart"/>
      <w:r>
        <w:t>reforming</w:t>
      </w:r>
      <w:proofErr w:type="spellEnd"/>
      <w:r>
        <w:t xml:space="preserve"> için makine öğrenmesi tabanlı ilk ters modeldir. Daha önce </w:t>
      </w:r>
      <w:del w:id="342" w:author="Ozben Kutlu" w:date="2025-12-15T20:33:00Z" w16du:dateUtc="2025-12-15T17:33:00Z">
        <w:r w:rsidDel="004B163E">
          <w:delText xml:space="preserve">kimse </w:delText>
        </w:r>
      </w:del>
      <w:ins w:id="343" w:author="Ozben Kutlu" w:date="2025-12-15T20:33:00Z" w16du:dateUtc="2025-12-15T17:33:00Z">
        <w:r w:rsidR="004B163E">
          <w:t>yapılan çalışmalar incelendiğinde</w:t>
        </w:r>
        <w:r w:rsidR="004B163E">
          <w:t xml:space="preserve"> </w:t>
        </w:r>
      </w:ins>
      <w:del w:id="344" w:author="Ozben Kutlu" w:date="2025-12-15T09:43:00Z" w16du:dateUtc="2025-12-15T06:43:00Z">
        <w:r w:rsidDel="000F0471">
          <w:delText>sıngaz</w:delText>
        </w:r>
      </w:del>
      <w:ins w:id="345" w:author="Ozben Kutlu" w:date="2025-12-15T09:43:00Z" w16du:dateUtc="2025-12-15T06:43:00Z">
        <w:r w:rsidR="000F0471">
          <w:t>singaz</w:t>
        </w:r>
      </w:ins>
      <w:r>
        <w:t xml:space="preserve"> kompozisyonundan biyo</w:t>
      </w:r>
      <w:del w:id="346" w:author="Ozben Kutlu" w:date="2025-12-15T20:32:00Z" w16du:dateUtc="2025-12-15T17:32:00Z">
        <w:r w:rsidDel="004B163E">
          <w:delText>-</w:delText>
        </w:r>
      </w:del>
      <w:r>
        <w:t>yağ kompozisyonuna geri gidebilecek bir model geliştir</w:t>
      </w:r>
      <w:ins w:id="347" w:author="Ozben Kutlu" w:date="2025-12-15T20:33:00Z" w16du:dateUtc="2025-12-15T17:33:00Z">
        <w:r w:rsidR="004B163E">
          <w:t>me çalışmasına henüz rastlanmamıştır</w:t>
        </w:r>
      </w:ins>
      <w:del w:id="348" w:author="Ozben Kutlu" w:date="2025-12-15T20:33:00Z" w16du:dateUtc="2025-12-15T17:33:00Z">
        <w:r w:rsidDel="004B163E">
          <w:delText>memiş</w:delText>
        </w:r>
      </w:del>
      <w:r>
        <w:t xml:space="preserve">. </w:t>
      </w:r>
      <w:del w:id="349" w:author="Ozben Kutlu" w:date="2025-12-15T20:33:00Z" w16du:dateUtc="2025-12-15T17:33:00Z">
        <w:r w:rsidDel="004B163E">
          <w:delText xml:space="preserve">Biz bunu yaptık </w:delText>
        </w:r>
      </w:del>
      <w:ins w:id="350" w:author="Ozben Kutlu" w:date="2025-12-15T20:33:00Z" w16du:dateUtc="2025-12-15T17:33:00Z">
        <w:r w:rsidR="004B163E">
          <w:t xml:space="preserve">Bu tez çalışmasında </w:t>
        </w:r>
      </w:ins>
      <w:ins w:id="351" w:author="Ozben Kutlu" w:date="2025-12-15T20:34:00Z" w16du:dateUtc="2025-12-15T17:34:00Z">
        <w:r w:rsidR="004B163E">
          <w:t xml:space="preserve">elde edilen sonuçlarla, </w:t>
        </w:r>
      </w:ins>
      <w:del w:id="352" w:author="Ozben Kutlu" w:date="2025-12-15T20:34:00Z" w16du:dateUtc="2025-12-15T17:34:00Z">
        <w:r w:rsidDel="004B163E">
          <w:delText xml:space="preserve">ve </w:delText>
        </w:r>
      </w:del>
      <w:r>
        <w:t>derin öğrenmenin bu tür ters termodinamik problemlerde klasik makine öğrenmesinden çok daha üstün olduğunu gösterdik. Tam olarak %51.1 göreceli iyileşme</w:t>
      </w:r>
      <w:ins w:id="353" w:author="Ozben Kutlu" w:date="2025-12-15T20:34:00Z" w16du:dateUtc="2025-12-15T17:34:00Z">
        <w:r w:rsidR="004B163E">
          <w:t xml:space="preserve"> kaydedilmiştir</w:t>
        </w:r>
      </w:ins>
      <w:r>
        <w:t>, yani 0.571'den 0.863'e çıkma.</w:t>
      </w:r>
    </w:p>
    <w:p w14:paraId="0B1C6893" w14:textId="31E71D4B" w:rsidR="0005609A" w:rsidRDefault="00000000" w:rsidP="003F44D1">
      <w:pPr>
        <w:spacing w:after="240" w:line="360" w:lineRule="auto"/>
        <w:jc w:val="both"/>
      </w:pPr>
      <w:r>
        <w:t xml:space="preserve">Ayrıca </w:t>
      </w:r>
      <w:proofErr w:type="spellStart"/>
      <w:r>
        <w:t>ensemble</w:t>
      </w:r>
      <w:proofErr w:type="spellEnd"/>
      <w:r>
        <w:t xml:space="preserve"> yöntemlerinin güçlü bir temel model varlığında ters etki yapabileceğini deneysel olarak gösterdik. Bu metodolojik bir içgörü</w:t>
      </w:r>
      <w:ins w:id="354" w:author="Ozben Kutlu" w:date="2025-12-15T20:35:00Z" w16du:dateUtc="2025-12-15T17:35:00Z">
        <w:r w:rsidR="004B163E">
          <w:t>dür</w:t>
        </w:r>
      </w:ins>
      <w:r>
        <w:t>. Özellik önem analizimiz metan (%27.1) ve karbon dioksit (%26.0) ile en bilgilendirici özellikler olduğunu ortaya koydu, bu biyo</w:t>
      </w:r>
      <w:del w:id="355" w:author="Ozben Kutlu" w:date="2025-12-15T20:35:00Z" w16du:dateUtc="2025-12-15T17:35:00Z">
        <w:r w:rsidDel="004B163E">
          <w:delText>-</w:delText>
        </w:r>
      </w:del>
      <w:r>
        <w:t xml:space="preserve">yağın karbon-hidrojen-oksijen dengesini yansıtıyor ve </w:t>
      </w:r>
      <w:commentRangeStart w:id="356"/>
      <w:r>
        <w:t>kimyasal mühendislik sezgisiyle uyumlu</w:t>
      </w:r>
      <w:ins w:id="357" w:author="Ozben Kutlu" w:date="2025-12-15T20:35:00Z" w16du:dateUtc="2025-12-15T17:35:00Z">
        <w:r w:rsidR="004B163E">
          <w:t xml:space="preserve"> </w:t>
        </w:r>
      </w:ins>
      <w:commentRangeEnd w:id="356"/>
      <w:ins w:id="358" w:author="Ozben Kutlu" w:date="2025-12-15T20:36:00Z" w16du:dateUtc="2025-12-15T17:36:00Z">
        <w:r w:rsidR="004B163E">
          <w:rPr>
            <w:rStyle w:val="AklamaBavurusu"/>
            <w:rFonts w:ascii="Arial" w:hAnsi="Arial" w:cs="Arial"/>
            <w:color w:val="000000"/>
          </w:rPr>
          <w:commentReference w:id="356"/>
        </w:r>
      </w:ins>
      <w:ins w:id="359" w:author="Ozben Kutlu" w:date="2025-12-15T20:35:00Z" w16du:dateUtc="2025-12-15T17:35:00Z">
        <w:r w:rsidR="004B163E">
          <w:t>olduğu düşünülüyor</w:t>
        </w:r>
      </w:ins>
      <w:r>
        <w:t>.</w:t>
      </w:r>
    </w:p>
    <w:p w14:paraId="5BE498C1" w14:textId="77777777" w:rsidR="0005609A" w:rsidRDefault="00000000" w:rsidP="003F44D1">
      <w:pPr>
        <w:spacing w:after="240" w:line="360" w:lineRule="auto"/>
        <w:jc w:val="both"/>
      </w:pPr>
      <w:r>
        <w:t xml:space="preserve">Pratik etki açısından, bu </w:t>
      </w:r>
      <w:commentRangeStart w:id="360"/>
      <w:r>
        <w:t xml:space="preserve">model </w:t>
      </w:r>
      <w:proofErr w:type="spellStart"/>
      <w:r>
        <w:t>Cantera</w:t>
      </w:r>
      <w:proofErr w:type="spellEnd"/>
      <w:r>
        <w:t xml:space="preserve"> simülasyonundan </w:t>
      </w:r>
      <w:commentRangeEnd w:id="360"/>
      <w:r w:rsidR="00BF7747">
        <w:rPr>
          <w:rStyle w:val="AklamaBavurusu"/>
          <w:rFonts w:ascii="Arial" w:hAnsi="Arial" w:cs="Arial"/>
          <w:color w:val="000000"/>
        </w:rPr>
        <w:commentReference w:id="360"/>
      </w:r>
      <w:r>
        <w:t xml:space="preserve">1,000 kat daha hızlı. </w:t>
      </w:r>
      <w:proofErr w:type="spellStart"/>
      <w:r>
        <w:t>Cantera</w:t>
      </w:r>
      <w:proofErr w:type="spellEnd"/>
      <w:r>
        <w:t xml:space="preserve"> bir simülasyon için yaklaşık 5 milisaniye alırken, bizim standart MLP modelimiz 1,000 tahmini 200 milisaniyede yapabiliyor. Bu da gerçek zamanlı izleme ve optimizasyon için kullanılabilir bir hız. Aromatikler (R² = 0.942) ve asitler (R² = 0.877) ile %87 üzerinde R² değeri, hammadde sınıflandırması ve hızlı tarama için yeterli.</w:t>
      </w:r>
    </w:p>
    <w:p w14:paraId="4CF42C5E" w14:textId="77777777" w:rsidR="005D7396" w:rsidRDefault="005D7396" w:rsidP="005D7396">
      <w:pPr>
        <w:spacing w:line="360" w:lineRule="auto"/>
      </w:pPr>
      <w:r w:rsidRPr="00FD23AB">
        <w:rPr>
          <w:noProof/>
        </w:rPr>
        <w:lastRenderedPageBreak/>
        <w:drawing>
          <wp:inline distT="0" distB="0" distL="0" distR="0" wp14:anchorId="7982653D" wp14:editId="1A72DF7B">
            <wp:extent cx="5760720" cy="3596005"/>
            <wp:effectExtent l="19050" t="19050" r="11430" b="23495"/>
            <wp:docPr id="20916955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373" name=""/>
                    <pic:cNvPicPr/>
                  </pic:nvPicPr>
                  <pic:blipFill>
                    <a:blip r:embed="rId22"/>
                    <a:stretch>
                      <a:fillRect/>
                    </a:stretch>
                  </pic:blipFill>
                  <pic:spPr>
                    <a:xfrm>
                      <a:off x="0" y="0"/>
                      <a:ext cx="5760720" cy="3596005"/>
                    </a:xfrm>
                    <a:prstGeom prst="rect">
                      <a:avLst/>
                    </a:prstGeom>
                    <a:ln>
                      <a:solidFill>
                        <a:schemeClr val="tx1"/>
                      </a:solidFill>
                    </a:ln>
                  </pic:spPr>
                </pic:pic>
              </a:graphicData>
            </a:graphic>
          </wp:inline>
        </w:drawing>
      </w:r>
    </w:p>
    <w:p w14:paraId="4E56F85A" w14:textId="48E8CBBE" w:rsidR="005D7396" w:rsidRPr="00181F20" w:rsidRDefault="005D7396" w:rsidP="005D7396">
      <w:pPr>
        <w:spacing w:after="240" w:line="360" w:lineRule="auto"/>
        <w:jc w:val="center"/>
        <w:rPr>
          <w:lang w:val="pt-PT" w:eastAsia="en-US" w:bidi="en-US"/>
        </w:rPr>
      </w:pPr>
      <w:del w:id="361" w:author="Ozben Kutlu" w:date="2025-12-15T20:37:00Z" w16du:dateUtc="2025-12-15T17:37:00Z">
        <w:r w:rsidRPr="00181F20" w:rsidDel="004B163E">
          <w:rPr>
            <w:b/>
            <w:bCs/>
            <w:lang w:val="pt-PT" w:eastAsia="en-US" w:bidi="en-US"/>
          </w:rPr>
          <w:delText xml:space="preserve">Figür </w:delText>
        </w:r>
      </w:del>
      <w:ins w:id="362" w:author="Ozben Kutlu" w:date="2025-12-15T20:37:00Z" w16du:dateUtc="2025-12-15T17:37:00Z">
        <w:r w:rsidR="004B163E">
          <w:rPr>
            <w:b/>
            <w:bCs/>
            <w:lang w:val="pt-PT" w:eastAsia="en-US" w:bidi="en-US"/>
          </w:rPr>
          <w:t xml:space="preserve">Şekil </w:t>
        </w:r>
      </w:ins>
      <w:r w:rsidR="001157BA" w:rsidRPr="00181F20">
        <w:rPr>
          <w:b/>
          <w:bCs/>
          <w:lang w:val="pt-PT" w:eastAsia="en-US" w:bidi="en-US"/>
        </w:rPr>
        <w:t>8</w:t>
      </w:r>
      <w:r w:rsidRPr="00181F20">
        <w:rPr>
          <w:b/>
          <w:bCs/>
          <w:lang w:val="pt-PT" w:eastAsia="en-US" w:bidi="en-US"/>
        </w:rPr>
        <w:t>.</w:t>
      </w:r>
      <w:r w:rsidRPr="00181F20">
        <w:rPr>
          <w:lang w:val="pt-PT" w:eastAsia="en-US" w:bidi="en-US"/>
        </w:rPr>
        <w:t xml:space="preserve"> Özellik önemi</w:t>
      </w:r>
      <w:ins w:id="363" w:author="Ozben Kutlu" w:date="2025-12-15T20:37:00Z" w16du:dateUtc="2025-12-15T17:37:00Z">
        <w:r w:rsidR="004B163E">
          <w:rPr>
            <w:lang w:val="pt-PT" w:eastAsia="en-US" w:bidi="en-US"/>
          </w:rPr>
          <w:t xml:space="preserve"> analiz sonuçları</w:t>
        </w:r>
      </w:ins>
    </w:p>
    <w:p w14:paraId="6BC51DA5" w14:textId="3817EDA5" w:rsidR="0005609A" w:rsidRDefault="00000000" w:rsidP="003F44D1">
      <w:pPr>
        <w:spacing w:after="240" w:line="360" w:lineRule="auto"/>
        <w:jc w:val="both"/>
      </w:pPr>
      <w:commentRangeStart w:id="364"/>
      <w:r>
        <w:t xml:space="preserve">Ana argümanlar 3 tanedir. Birincisi, </w:t>
      </w:r>
      <w:commentRangeStart w:id="365"/>
      <w:r>
        <w:t xml:space="preserve">geliştirdiğimiz çok katmanlı algılayıcı model test setinde R² = 0.863, ortalama </w:t>
      </w:r>
      <w:ins w:id="366" w:author="Ozben Kutlu" w:date="2025-12-15T20:42:00Z" w16du:dateUtc="2025-12-15T17:42:00Z">
        <w:r w:rsidR="00B34325">
          <w:t xml:space="preserve">MAE </w:t>
        </w:r>
      </w:ins>
      <w:del w:id="367" w:author="Ozben Kutlu" w:date="2025-12-15T20:41:00Z" w16du:dateUtc="2025-12-15T17:41:00Z">
        <w:r w:rsidDel="00B34325">
          <w:delText xml:space="preserve">mutlak hata </w:delText>
        </w:r>
      </w:del>
      <w:r>
        <w:t xml:space="preserve">= %4.03 </w:t>
      </w:r>
      <w:commentRangeEnd w:id="365"/>
      <w:r w:rsidR="00B34325">
        <w:rPr>
          <w:rStyle w:val="AklamaBavurusu"/>
          <w:rFonts w:ascii="Arial" w:hAnsi="Arial" w:cs="Arial"/>
          <w:color w:val="000000"/>
        </w:rPr>
        <w:commentReference w:id="365"/>
      </w:r>
      <w:r>
        <w:t xml:space="preserve">ile geleneksel makine öğrenmesini %51.1 oranında geçti. İkincisi, 7 farklı modelleme yaklaşımının kapsamlı karşılaştırması </w:t>
      </w:r>
      <w:proofErr w:type="spellStart"/>
      <w:r>
        <w:t>ensemble</w:t>
      </w:r>
      <w:proofErr w:type="spellEnd"/>
      <w:r>
        <w:t xml:space="preserve"> yöntemlerinin güçlü temel model varlığında performansı düşürdüğünü gösterdi, ağırlıklı </w:t>
      </w:r>
      <w:proofErr w:type="spellStart"/>
      <w:r>
        <w:t>ensemble</w:t>
      </w:r>
      <w:proofErr w:type="spellEnd"/>
      <w:r>
        <w:t xml:space="preserve"> bile </w:t>
      </w:r>
      <w:ins w:id="368" w:author="Ozben Kutlu" w:date="2025-12-15T20:44:00Z" w16du:dateUtc="2025-12-15T17:44:00Z">
        <w:r w:rsidR="00B34325">
          <w:t>(</w:t>
        </w:r>
      </w:ins>
      <w:r>
        <w:t>R² = 0.797</w:t>
      </w:r>
      <w:ins w:id="369" w:author="Ozben Kutlu" w:date="2025-12-15T20:44:00Z" w16du:dateUtc="2025-12-15T17:44:00Z">
        <w:r w:rsidR="00B34325">
          <w:t>)</w:t>
        </w:r>
      </w:ins>
      <w:del w:id="370" w:author="Ozben Kutlu" w:date="2025-12-15T20:44:00Z" w16du:dateUtc="2025-12-15T17:44:00Z">
        <w:r w:rsidDel="00B34325">
          <w:delText xml:space="preserve"> ile</w:delText>
        </w:r>
      </w:del>
      <w:r>
        <w:t xml:space="preserve"> </w:t>
      </w:r>
      <w:ins w:id="371" w:author="Ozben Kutlu" w:date="2025-12-15T20:44:00Z" w16du:dateUtc="2025-12-15T17:44:00Z">
        <w:r w:rsidR="00B34325">
          <w:t xml:space="preserve">standart </w:t>
        </w:r>
      </w:ins>
      <w:r>
        <w:t>MLP</w:t>
      </w:r>
      <w:del w:id="372" w:author="Ozben Kutlu" w:date="2025-12-15T20:44:00Z" w16du:dateUtc="2025-12-15T17:44:00Z">
        <w:r w:rsidDel="00B34325">
          <w:delText>'nin</w:delText>
        </w:r>
      </w:del>
      <w:r>
        <w:t xml:space="preserve"> </w:t>
      </w:r>
      <w:ins w:id="373" w:author="Ozben Kutlu" w:date="2025-12-15T20:44:00Z" w16du:dateUtc="2025-12-15T17:44:00Z">
        <w:r w:rsidR="00B34325">
          <w:t>(</w:t>
        </w:r>
        <w:r w:rsidR="00B34325">
          <w:t xml:space="preserve">R² = </w:t>
        </w:r>
      </w:ins>
      <w:r>
        <w:t>0.863</w:t>
      </w:r>
      <w:ins w:id="374" w:author="Ozben Kutlu" w:date="2025-12-15T20:44:00Z" w16du:dateUtc="2025-12-15T17:44:00Z">
        <w:r w:rsidR="00B34325">
          <w:t>)</w:t>
        </w:r>
      </w:ins>
      <w:r>
        <w:t xml:space="preserve"> performansının altında kaldı. Üçüncüsü, özellik önem analizi </w:t>
      </w:r>
      <w:ins w:id="375" w:author="Ozben Kutlu" w:date="2025-12-15T20:44:00Z" w16du:dateUtc="2025-12-15T17:44:00Z">
        <w:r w:rsidR="00B34325">
          <w:t xml:space="preserve">sonucunda </w:t>
        </w:r>
      </w:ins>
      <w:r>
        <w:t>metan (%27.1) ve karbon dioksit (%26.0) ile tahmin gücünün %88.4'ünü oluşturuyor ve bu biyo</w:t>
      </w:r>
      <w:del w:id="376" w:author="Ozben Kutlu" w:date="2025-12-15T20:45:00Z" w16du:dateUtc="2025-12-15T17:45:00Z">
        <w:r w:rsidDel="00B34325">
          <w:delText>-</w:delText>
        </w:r>
      </w:del>
      <w:r>
        <w:t>yağın karbon-hidrojen-oksijen dengesini yansıtıyor.</w:t>
      </w:r>
    </w:p>
    <w:p w14:paraId="134E79C2" w14:textId="409563A4" w:rsidR="009A1726" w:rsidRDefault="00000000" w:rsidP="003F44D1">
      <w:pPr>
        <w:spacing w:after="240" w:line="360" w:lineRule="auto"/>
        <w:jc w:val="both"/>
      </w:pPr>
      <w:r>
        <w:t xml:space="preserve">Ters termodinamik problem birden </w:t>
      </w:r>
      <w:r>
        <w:t xml:space="preserve">fazla </w:t>
      </w:r>
      <w:r w:rsidR="000F0471">
        <w:t>singaz</w:t>
      </w:r>
      <w:r>
        <w:t xml:space="preserve"> </w:t>
      </w:r>
      <w:r>
        <w:t xml:space="preserve">bileşeni arasında karmaşık doğrusal olmayan etkileşimleri yakalamayı gerektirir. </w:t>
      </w:r>
      <w:proofErr w:type="spellStart"/>
      <w:r>
        <w:t>MLP'nin</w:t>
      </w:r>
      <w:proofErr w:type="spellEnd"/>
      <w:r>
        <w:t xml:space="preserve"> 3 katmanlı mimarisi 128, 64 ve 32 nöronlu katmanlarla </w:t>
      </w:r>
      <w:proofErr w:type="spellStart"/>
      <w:r>
        <w:t>batch</w:t>
      </w:r>
      <w:proofErr w:type="spellEnd"/>
      <w:r>
        <w:t xml:space="preserve"> </w:t>
      </w:r>
      <w:proofErr w:type="spellStart"/>
      <w:r>
        <w:t>normalization</w:t>
      </w:r>
      <w:proofErr w:type="spellEnd"/>
      <w:r>
        <w:t xml:space="preserve"> ile hiyerarşik temsiller öğrenir ve ağaç tabanlı modellerin yakalayamadığı bu etkileşimleri öğrenebilir. Test setinde R² = 0.863'e karşı </w:t>
      </w:r>
      <w:proofErr w:type="spellStart"/>
      <w:r>
        <w:t>Random</w:t>
      </w:r>
      <w:proofErr w:type="spellEnd"/>
      <w:r>
        <w:t xml:space="preserve"> </w:t>
      </w:r>
      <w:proofErr w:type="spellStart"/>
      <w:r>
        <w:t>Forest</w:t>
      </w:r>
      <w:proofErr w:type="spellEnd"/>
      <w:r>
        <w:t xml:space="preserve"> R²</w:t>
      </w:r>
      <w:r w:rsidR="009A1726">
        <w:t>=</w:t>
      </w:r>
      <w:r>
        <w:t>0.571 bu avantajı gösteriyor.</w:t>
      </w:r>
      <w:r w:rsidR="00FD23AB" w:rsidRPr="00FD23AB">
        <w:t xml:space="preserve"> </w:t>
      </w:r>
      <w:commentRangeEnd w:id="364"/>
      <w:r w:rsidR="00B34325">
        <w:rPr>
          <w:rStyle w:val="AklamaBavurusu"/>
          <w:rFonts w:ascii="Arial" w:hAnsi="Arial" w:cs="Arial"/>
          <w:color w:val="000000"/>
        </w:rPr>
        <w:commentReference w:id="364"/>
      </w:r>
    </w:p>
    <w:p w14:paraId="040F349D" w14:textId="1346844F" w:rsidR="0005609A" w:rsidRDefault="00FD23AB" w:rsidP="009A1726">
      <w:pPr>
        <w:spacing w:line="360" w:lineRule="auto"/>
      </w:pPr>
      <w:r w:rsidRPr="00FD23AB">
        <w:rPr>
          <w:noProof/>
        </w:rPr>
        <w:lastRenderedPageBreak/>
        <w:drawing>
          <wp:inline distT="0" distB="0" distL="0" distR="0" wp14:anchorId="28EE57B8" wp14:editId="52160CDE">
            <wp:extent cx="5760720" cy="2458085"/>
            <wp:effectExtent l="19050" t="19050" r="11430" b="18415"/>
            <wp:docPr id="12100546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54676" name=""/>
                    <pic:cNvPicPr/>
                  </pic:nvPicPr>
                  <pic:blipFill>
                    <a:blip r:embed="rId23"/>
                    <a:stretch>
                      <a:fillRect/>
                    </a:stretch>
                  </pic:blipFill>
                  <pic:spPr>
                    <a:xfrm>
                      <a:off x="0" y="0"/>
                      <a:ext cx="5760720" cy="2458085"/>
                    </a:xfrm>
                    <a:prstGeom prst="rect">
                      <a:avLst/>
                    </a:prstGeom>
                    <a:ln>
                      <a:solidFill>
                        <a:schemeClr val="tx1"/>
                      </a:solidFill>
                    </a:ln>
                  </pic:spPr>
                </pic:pic>
              </a:graphicData>
            </a:graphic>
          </wp:inline>
        </w:drawing>
      </w:r>
    </w:p>
    <w:p w14:paraId="0279F3D6" w14:textId="5A7A43FE" w:rsidR="009A1726" w:rsidRDefault="009A1726" w:rsidP="009A1726">
      <w:pPr>
        <w:spacing w:after="240" w:line="360" w:lineRule="auto"/>
        <w:jc w:val="center"/>
      </w:pPr>
      <w:del w:id="377" w:author="Ozben Kutlu" w:date="2025-12-15T20:48:00Z" w16du:dateUtc="2025-12-15T17:48:00Z">
        <w:r w:rsidRPr="009A1726" w:rsidDel="00B34325">
          <w:rPr>
            <w:b/>
            <w:bCs/>
          </w:rPr>
          <w:delText xml:space="preserve">Figür </w:delText>
        </w:r>
      </w:del>
      <w:ins w:id="378" w:author="Ozben Kutlu" w:date="2025-12-15T20:48:00Z" w16du:dateUtc="2025-12-15T17:48:00Z">
        <w:r w:rsidR="00B34325">
          <w:rPr>
            <w:b/>
            <w:bCs/>
          </w:rPr>
          <w:t xml:space="preserve">Şekil </w:t>
        </w:r>
      </w:ins>
      <w:r w:rsidR="001157BA">
        <w:rPr>
          <w:b/>
          <w:bCs/>
        </w:rPr>
        <w:t>9</w:t>
      </w:r>
      <w:r w:rsidRPr="009A1726">
        <w:rPr>
          <w:b/>
          <w:bCs/>
        </w:rPr>
        <w:t>.</w:t>
      </w:r>
      <w:r>
        <w:t xml:space="preserve"> Model performansı ve </w:t>
      </w:r>
      <w:proofErr w:type="spellStart"/>
      <w:r>
        <w:t>ensemble</w:t>
      </w:r>
      <w:proofErr w:type="spellEnd"/>
      <w:ins w:id="379" w:author="Ozben Kutlu" w:date="2025-12-15T20:47:00Z" w16du:dateUtc="2025-12-15T17:47:00Z">
        <w:r w:rsidR="00B34325">
          <w:t xml:space="preserve"> karşılaştırması</w:t>
        </w:r>
      </w:ins>
    </w:p>
    <w:p w14:paraId="56620D47" w14:textId="0B71566A" w:rsidR="0005609A" w:rsidRDefault="00000000" w:rsidP="003F44D1">
      <w:pPr>
        <w:spacing w:after="240" w:line="360" w:lineRule="auto"/>
        <w:jc w:val="both"/>
      </w:pPr>
      <w:commentRangeStart w:id="380"/>
      <w:r>
        <w:t xml:space="preserve">3 </w:t>
      </w:r>
      <w:proofErr w:type="spellStart"/>
      <w:r>
        <w:t>ensemble</w:t>
      </w:r>
      <w:proofErr w:type="spellEnd"/>
      <w:r>
        <w:t xml:space="preserve"> yaklaşımını test ettik, basit ortalama R² = 0.746, ağırlıklı ortalama R² = 0.797 ve </w:t>
      </w:r>
      <w:proofErr w:type="spellStart"/>
      <w:r>
        <w:t>stacking</w:t>
      </w:r>
      <w:proofErr w:type="spellEnd"/>
      <w:r>
        <w:t xml:space="preserve"> R² = 0.562. </w:t>
      </w:r>
      <w:ins w:id="381" w:author="Ozben Kutlu" w:date="2025-12-15T20:49:00Z" w16du:dateUtc="2025-12-15T17:49:00Z">
        <w:r w:rsidR="00B34325">
          <w:t xml:space="preserve">Standart </w:t>
        </w:r>
      </w:ins>
      <w:r>
        <w:t xml:space="preserve">MLP zaten R² = 0.863 gibi yüksek bir performansa ulaştığı için, onu </w:t>
      </w:r>
      <w:proofErr w:type="spellStart"/>
      <w:r>
        <w:t>Random</w:t>
      </w:r>
      <w:proofErr w:type="spellEnd"/>
      <w:r>
        <w:t xml:space="preserve"> </w:t>
      </w:r>
      <w:proofErr w:type="spellStart"/>
      <w:r>
        <w:t>Forest</w:t>
      </w:r>
      <w:proofErr w:type="spellEnd"/>
      <w:r>
        <w:t xml:space="preserve"> (R² = 0.571) ve </w:t>
      </w:r>
      <w:proofErr w:type="spellStart"/>
      <w:r>
        <w:t>XGBoost</w:t>
      </w:r>
      <w:proofErr w:type="spellEnd"/>
      <w:r>
        <w:t xml:space="preserve"> (R² = 0.603) gibi daha zayıf modellerle birleştirmek performansı seyreltir. Bu durum </w:t>
      </w:r>
      <w:proofErr w:type="spellStart"/>
      <w:r>
        <w:t>ensemble'ın</w:t>
      </w:r>
      <w:proofErr w:type="spellEnd"/>
      <w:r>
        <w:t xml:space="preserve"> ancak benzer güçte ve farklı hatalar yapan temel modeller olduğunda işe yaradığını gösterir.</w:t>
      </w:r>
      <w:commentRangeEnd w:id="380"/>
      <w:r w:rsidR="00B34325">
        <w:rPr>
          <w:rStyle w:val="AklamaBavurusu"/>
          <w:rFonts w:ascii="Arial" w:hAnsi="Arial" w:cs="Arial"/>
          <w:color w:val="000000"/>
        </w:rPr>
        <w:commentReference w:id="380"/>
      </w:r>
    </w:p>
    <w:p w14:paraId="0AA43703" w14:textId="124E1BE1" w:rsidR="0005609A" w:rsidRDefault="00000000" w:rsidP="003F44D1">
      <w:pPr>
        <w:spacing w:after="240" w:line="360" w:lineRule="auto"/>
        <w:jc w:val="both"/>
      </w:pPr>
      <w:commentRangeStart w:id="382"/>
      <w:r w:rsidRPr="00181F20">
        <w:rPr>
          <w:lang w:eastAsia="en-US" w:bidi="en-US"/>
        </w:rPr>
        <w:t>M</w:t>
      </w:r>
      <w:r>
        <w:t>odel test setinde %86.3 varyans açıklama ile %4.03 ortalama mutlak hata vererek termodinamik simülasyondan 1,000 kat daha hızlı biyo</w:t>
      </w:r>
      <w:del w:id="383" w:author="Ozben Kutlu" w:date="2025-12-15T22:13:00Z" w16du:dateUtc="2025-12-15T19:13:00Z">
        <w:r w:rsidDel="00CC6D1B">
          <w:delText>-</w:delText>
        </w:r>
      </w:del>
      <w:r>
        <w:t>yağ taraması sağlıyor. Ana bileşenler olan aromatikler (R² = 0.942) ve asitler (R² = 0.877) ile %87 üzeri R² performansı hammadde sınıflandırması ve reaktör operasyonu sırasında gerçek zamanlı izleme için uygun</w:t>
      </w:r>
      <w:commentRangeEnd w:id="382"/>
      <w:r w:rsidR="00CC6D1B">
        <w:rPr>
          <w:rStyle w:val="AklamaBavurusu"/>
          <w:rFonts w:ascii="Arial" w:hAnsi="Arial" w:cs="Arial"/>
          <w:color w:val="000000"/>
        </w:rPr>
        <w:commentReference w:id="382"/>
      </w:r>
      <w:r>
        <w:t>.</w:t>
      </w:r>
    </w:p>
    <w:p w14:paraId="58DF15E0" w14:textId="13854920" w:rsidR="0005609A" w:rsidRDefault="00000000">
      <w:pPr>
        <w:spacing w:after="240" w:line="360" w:lineRule="auto"/>
        <w:rPr>
          <w:b/>
          <w:bCs/>
        </w:rPr>
      </w:pPr>
      <w:r>
        <w:rPr>
          <w:b/>
          <w:bCs/>
        </w:rPr>
        <w:t xml:space="preserve">B.2.2.4 </w:t>
      </w:r>
      <w:del w:id="384" w:author="Ozben Kutlu" w:date="2025-12-15T22:14:00Z" w16du:dateUtc="2025-12-15T19:14:00Z">
        <w:r w:rsidDel="00CC6D1B">
          <w:rPr>
            <w:b/>
            <w:bCs/>
          </w:rPr>
          <w:delText>Özet</w:delText>
        </w:r>
      </w:del>
      <w:ins w:id="385" w:author="Ozben Kutlu" w:date="2025-12-15T22:15:00Z" w16du:dateUtc="2025-12-15T19:15:00Z">
        <w:r w:rsidR="00CC6D1B">
          <w:rPr>
            <w:b/>
            <w:bCs/>
          </w:rPr>
          <w:t>Dönem İçi Çalışma Sonuçları</w:t>
        </w:r>
      </w:ins>
    </w:p>
    <w:p w14:paraId="5DDA5A09" w14:textId="4B90A684" w:rsidR="003F44D1" w:rsidRDefault="00000000" w:rsidP="003F44D1">
      <w:pPr>
        <w:spacing w:line="360" w:lineRule="auto"/>
        <w:jc w:val="both"/>
      </w:pPr>
      <w:r>
        <w:t xml:space="preserve">Sonuç olarak </w:t>
      </w:r>
      <w:r w:rsidRPr="00181F20">
        <w:rPr>
          <w:lang w:eastAsia="en-US" w:bidi="en-US"/>
        </w:rPr>
        <w:t>v</w:t>
      </w:r>
      <w:r>
        <w:t>eri hazırlama fazında 30 biyo</w:t>
      </w:r>
      <w:del w:id="386" w:author="Ozben Kutlu" w:date="2025-12-15T22:15:00Z" w16du:dateUtc="2025-12-15T19:15:00Z">
        <w:r w:rsidDel="00CC6D1B">
          <w:delText>-</w:delText>
        </w:r>
      </w:del>
      <w:r>
        <w:t xml:space="preserve">yağ kompozisyonu × 45 proses koşulu = 1,350 örnek temizlendi ve normalize edildi. Temel modeller fazında lineer regresyon (R² = 0.332), </w:t>
      </w:r>
      <w:proofErr w:type="spellStart"/>
      <w:r>
        <w:t>Random</w:t>
      </w:r>
      <w:proofErr w:type="spellEnd"/>
      <w:r>
        <w:t xml:space="preserve"> </w:t>
      </w:r>
      <w:proofErr w:type="spellStart"/>
      <w:r>
        <w:t>Forest</w:t>
      </w:r>
      <w:proofErr w:type="spellEnd"/>
      <w:r>
        <w:t xml:space="preserve"> (R² = 0.571) ve </w:t>
      </w:r>
      <w:proofErr w:type="spellStart"/>
      <w:r>
        <w:t>XGBoost</w:t>
      </w:r>
      <w:proofErr w:type="spellEnd"/>
      <w:r>
        <w:t xml:space="preserve"> (R² = 0.603) eğitildi. Derin öğrenme fazında standart MLP (R² = 0.863) </w:t>
      </w:r>
      <w:del w:id="387" w:author="Ozben Kutlu" w:date="2025-12-15T22:16:00Z" w16du:dateUtc="2025-12-15T19:16:00Z">
        <w:r w:rsidDel="00CC6D1B">
          <w:delText xml:space="preserve">ile </w:delText>
        </w:r>
      </w:del>
      <w:r>
        <w:t>en iyi performansı gösterdi, kısıtlı MLP</w:t>
      </w:r>
      <w:ins w:id="388" w:author="Ozben Kutlu" w:date="2025-12-15T22:29:00Z" w16du:dateUtc="2025-12-15T19:29:00Z">
        <w:r w:rsidR="00006ECE">
          <w:t xml:space="preserve"> ile daha yüksek </w:t>
        </w:r>
      </w:ins>
      <w:ins w:id="389" w:author="Ozben Kutlu" w:date="2025-12-15T22:30:00Z" w16du:dateUtc="2025-12-15T19:30:00Z">
        <w:r w:rsidR="00006ECE">
          <w:t>R</w:t>
        </w:r>
        <w:r w:rsidR="00006ECE" w:rsidRPr="00181F20">
          <w:rPr>
            <w:vertAlign w:val="superscript"/>
          </w:rPr>
          <w:t>2</w:t>
        </w:r>
        <w:r w:rsidR="00006ECE">
          <w:t xml:space="preserve"> </w:t>
        </w:r>
        <w:r w:rsidR="00006ECE">
          <w:t>(R² = 0.745)</w:t>
        </w:r>
        <w:r w:rsidR="00006ECE">
          <w:t xml:space="preserve"> elde edilemedi</w:t>
        </w:r>
      </w:ins>
      <w:r>
        <w:t xml:space="preserve"> </w:t>
      </w:r>
      <w:del w:id="390" w:author="Ozben Kutlu" w:date="2025-12-15T22:30:00Z" w16du:dateUtc="2025-12-15T19:30:00Z">
        <w:r w:rsidDel="00006ECE">
          <w:delText xml:space="preserve">(R² = 0.745) </w:delText>
        </w:r>
      </w:del>
      <w:del w:id="391" w:author="Ozben Kutlu" w:date="2025-12-15T22:16:00Z" w16du:dateUtc="2025-12-15T19:16:00Z">
        <w:r w:rsidDel="00CC6D1B">
          <w:delText>verdi</w:delText>
        </w:r>
      </w:del>
      <w:r>
        <w:t xml:space="preserve">. </w:t>
      </w:r>
      <w:ins w:id="392" w:author="Ozben Kutlu" w:date="2025-12-15T22:30:00Z" w16du:dateUtc="2025-12-15T19:30:00Z">
        <w:r w:rsidR="00006ECE">
          <w:t>Kollektif öğrenme</w:t>
        </w:r>
      </w:ins>
      <w:del w:id="393" w:author="Ozben Kutlu" w:date="2025-12-15T22:30:00Z" w16du:dateUtc="2025-12-15T19:30:00Z">
        <w:r w:rsidDel="00006ECE">
          <w:delText>E</w:delText>
        </w:r>
      </w:del>
      <w:del w:id="394" w:author="Ozben Kutlu" w:date="2025-12-15T22:31:00Z" w16du:dateUtc="2025-12-15T19:31:00Z">
        <w:r w:rsidDel="00006ECE">
          <w:delText xml:space="preserve">nsemble </w:delText>
        </w:r>
      </w:del>
      <w:ins w:id="395" w:author="Ozben Kutlu" w:date="2025-12-15T22:17:00Z" w16du:dateUtc="2025-12-15T19:17:00Z">
        <w:r w:rsidR="00CC6D1B">
          <w:t xml:space="preserve"> yaklaşımında</w:t>
        </w:r>
      </w:ins>
      <w:del w:id="396" w:author="Ozben Kutlu" w:date="2025-12-15T22:17:00Z" w16du:dateUtc="2025-12-15T19:17:00Z">
        <w:r w:rsidDel="00CC6D1B">
          <w:delText>fazında</w:delText>
        </w:r>
      </w:del>
      <w:r>
        <w:t xml:space="preserve"> </w:t>
      </w:r>
      <w:ins w:id="397" w:author="Ozben Kutlu" w:date="2025-12-15T22:18:00Z" w16du:dateUtc="2025-12-15T19:18:00Z">
        <w:r w:rsidR="00CC6D1B">
          <w:t xml:space="preserve">hesaplanan </w:t>
        </w:r>
      </w:ins>
      <w:ins w:id="398" w:author="Ozben Kutlu" w:date="2025-12-15T22:17:00Z" w16du:dateUtc="2025-12-15T19:17:00Z">
        <w:r w:rsidR="00CC6D1B">
          <w:t>performans</w:t>
        </w:r>
      </w:ins>
      <w:ins w:id="399" w:author="Ozben Kutlu" w:date="2025-12-15T22:18:00Z" w16du:dateUtc="2025-12-15T19:18:00Z">
        <w:r w:rsidR="00CC6D1B">
          <w:t>lar</w:t>
        </w:r>
      </w:ins>
      <w:ins w:id="400" w:author="Ozben Kutlu" w:date="2025-12-15T22:17:00Z" w16du:dateUtc="2025-12-15T19:17:00Z">
        <w:r w:rsidR="00CC6D1B">
          <w:t xml:space="preserve"> </w:t>
        </w:r>
      </w:ins>
      <w:r>
        <w:t xml:space="preserve">ağırlıklı (R² = 0.797), basit ortalama (R² = 0.746) ve </w:t>
      </w:r>
      <w:proofErr w:type="spellStart"/>
      <w:r>
        <w:t>stacking</w:t>
      </w:r>
      <w:proofErr w:type="spellEnd"/>
      <w:r>
        <w:t xml:space="preserve"> (R² = 0.562) </w:t>
      </w:r>
      <w:del w:id="401" w:author="Ozben Kutlu" w:date="2025-12-15T22:17:00Z" w16du:dateUtc="2025-12-15T19:17:00Z">
        <w:r w:rsidDel="00CC6D1B">
          <w:delText xml:space="preserve">ile </w:delText>
        </w:r>
      </w:del>
      <w:ins w:id="402" w:author="Ozben Kutlu" w:date="2025-12-15T22:17:00Z" w16du:dateUtc="2025-12-15T19:17:00Z">
        <w:r w:rsidR="00CC6D1B">
          <w:t>olarak sıralandı</w:t>
        </w:r>
        <w:r w:rsidR="00CC6D1B">
          <w:t xml:space="preserve"> </w:t>
        </w:r>
      </w:ins>
      <w:del w:id="403" w:author="Ozben Kutlu" w:date="2025-12-15T22:17:00Z" w16du:dateUtc="2025-12-15T19:17:00Z">
        <w:r w:rsidDel="00CC6D1B">
          <w:delText>denendi</w:delText>
        </w:r>
        <w:r w:rsidR="003F44D1" w:rsidDel="00CC6D1B">
          <w:delText xml:space="preserve"> </w:delText>
        </w:r>
      </w:del>
      <w:r>
        <w:t xml:space="preserve">ama </w:t>
      </w:r>
      <w:ins w:id="404" w:author="Ozben Kutlu" w:date="2025-12-15T22:17:00Z" w16du:dateUtc="2025-12-15T19:17:00Z">
        <w:r w:rsidR="00CC6D1B">
          <w:t xml:space="preserve">standart </w:t>
        </w:r>
      </w:ins>
      <w:r>
        <w:t>MLP</w:t>
      </w:r>
      <w:del w:id="405" w:author="Ozben Kutlu" w:date="2025-12-15T22:18:00Z" w16du:dateUtc="2025-12-15T19:18:00Z">
        <w:r w:rsidDel="00CC6D1B">
          <w:delText>'yi</w:delText>
        </w:r>
      </w:del>
      <w:ins w:id="406" w:author="Ozben Kutlu" w:date="2025-12-15T22:18:00Z" w16du:dateUtc="2025-12-15T19:18:00Z">
        <w:r w:rsidR="00CC6D1B">
          <w:t xml:space="preserve"> sonuçlarının üzerine çıkılamadı</w:t>
        </w:r>
      </w:ins>
      <w:del w:id="407" w:author="Ozben Kutlu" w:date="2025-12-15T22:18:00Z" w16du:dateUtc="2025-12-15T19:18:00Z">
        <w:r w:rsidDel="00CC6D1B">
          <w:delText xml:space="preserve"> geçemediler</w:delText>
        </w:r>
      </w:del>
      <w:r>
        <w:t>.</w:t>
      </w:r>
      <w:ins w:id="408" w:author="Ozben Kutlu" w:date="2025-12-15T22:22:00Z" w16du:dateUtc="2025-12-15T19:22:00Z">
        <w:r w:rsidR="00CC6D1B">
          <w:t xml:space="preserve"> </w:t>
        </w:r>
      </w:ins>
    </w:p>
    <w:p w14:paraId="16A4629E" w14:textId="5579DAA7" w:rsidR="009A1726" w:rsidDel="00006ECE" w:rsidRDefault="00FD23AB" w:rsidP="003F44D1">
      <w:pPr>
        <w:spacing w:line="360" w:lineRule="auto"/>
        <w:jc w:val="both"/>
        <w:rPr>
          <w:del w:id="409" w:author="Ozben Kutlu" w:date="2025-12-15T22:28:00Z" w16du:dateUtc="2025-12-15T19:28:00Z"/>
        </w:rPr>
      </w:pPr>
      <w:del w:id="410" w:author="Ozben Kutlu" w:date="2025-12-15T22:28:00Z" w16du:dateUtc="2025-12-15T19:28:00Z">
        <w:r w:rsidRPr="00FD23AB" w:rsidDel="00006ECE">
          <w:rPr>
            <w:noProof/>
          </w:rPr>
          <w:lastRenderedPageBreak/>
          <w:drawing>
            <wp:inline distT="0" distB="0" distL="0" distR="0" wp14:anchorId="25D6E67B" wp14:editId="13C12A3B">
              <wp:extent cx="5760720" cy="4388485"/>
              <wp:effectExtent l="19050" t="19050" r="11430" b="12065"/>
              <wp:docPr id="2463923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2392" name=""/>
                      <pic:cNvPicPr/>
                    </pic:nvPicPr>
                    <pic:blipFill>
                      <a:blip r:embed="rId24"/>
                      <a:stretch>
                        <a:fillRect/>
                      </a:stretch>
                    </pic:blipFill>
                    <pic:spPr>
                      <a:xfrm>
                        <a:off x="0" y="0"/>
                        <a:ext cx="5760720" cy="4388485"/>
                      </a:xfrm>
                      <a:prstGeom prst="rect">
                        <a:avLst/>
                      </a:prstGeom>
                      <a:ln>
                        <a:solidFill>
                          <a:schemeClr val="tx1"/>
                        </a:solidFill>
                      </a:ln>
                    </pic:spPr>
                  </pic:pic>
                </a:graphicData>
              </a:graphic>
            </wp:inline>
          </w:drawing>
        </w:r>
      </w:del>
    </w:p>
    <w:p w14:paraId="0DB28379" w14:textId="6557B94F" w:rsidR="009A1726" w:rsidDel="00006ECE" w:rsidRDefault="009A1726" w:rsidP="009A1726">
      <w:pPr>
        <w:spacing w:after="240" w:line="360" w:lineRule="auto"/>
        <w:jc w:val="center"/>
        <w:rPr>
          <w:del w:id="411" w:author="Ozben Kutlu" w:date="2025-12-15T22:28:00Z" w16du:dateUtc="2025-12-15T19:28:00Z"/>
        </w:rPr>
      </w:pPr>
      <w:del w:id="412" w:author="Ozben Kutlu" w:date="2025-12-15T22:19:00Z" w16du:dateUtc="2025-12-15T19:19:00Z">
        <w:r w:rsidRPr="009A1726" w:rsidDel="00CC6D1B">
          <w:rPr>
            <w:b/>
            <w:bCs/>
          </w:rPr>
          <w:delText xml:space="preserve">Figür </w:delText>
        </w:r>
      </w:del>
      <w:del w:id="413" w:author="Ozben Kutlu" w:date="2025-12-15T22:28:00Z" w16du:dateUtc="2025-12-15T19:28:00Z">
        <w:r w:rsidR="001157BA" w:rsidDel="00006ECE">
          <w:rPr>
            <w:b/>
            <w:bCs/>
          </w:rPr>
          <w:delText>10</w:delText>
        </w:r>
        <w:r w:rsidRPr="009A1726" w:rsidDel="00006ECE">
          <w:rPr>
            <w:b/>
            <w:bCs/>
          </w:rPr>
          <w:delText>.</w:delText>
        </w:r>
        <w:r w:rsidDel="00006ECE">
          <w:delText xml:space="preserve"> Ters tahmin kullanım akışı</w:delText>
        </w:r>
      </w:del>
    </w:p>
    <w:p w14:paraId="079F48D0" w14:textId="77777777" w:rsidR="00006ECE" w:rsidRDefault="00006ECE" w:rsidP="003F44D1">
      <w:pPr>
        <w:spacing w:after="240" w:line="360" w:lineRule="auto"/>
        <w:jc w:val="both"/>
        <w:rPr>
          <w:ins w:id="414" w:author="Ozben Kutlu" w:date="2025-12-15T22:31:00Z" w16du:dateUtc="2025-12-15T19:31:00Z"/>
        </w:rPr>
      </w:pPr>
      <w:ins w:id="415" w:author="Ozben Kutlu" w:date="2025-12-15T22:31:00Z" w16du:dateUtc="2025-12-15T19:31:00Z">
        <w:r>
          <w:rPr>
            <w:lang w:eastAsia="en-US" w:bidi="en-US"/>
          </w:rPr>
          <w:t>Özetle</w:t>
        </w:r>
      </w:ins>
      <w:del w:id="416" w:author="Ozben Kutlu" w:date="2025-12-15T22:31:00Z" w16du:dateUtc="2025-12-15T19:31:00Z">
        <w:r w:rsidR="00000000" w:rsidRPr="000F0471" w:rsidDel="00006ECE">
          <w:rPr>
            <w:lang w:eastAsia="en-US" w:bidi="en-US"/>
            <w:rPrChange w:id="417" w:author="Ozben Kutlu" w:date="2025-12-15T09:41:00Z" w16du:dateUtc="2025-12-15T06:41:00Z">
              <w:rPr>
                <w:lang w:val="en-US" w:eastAsia="en-US" w:bidi="en-US"/>
              </w:rPr>
            </w:rPrChange>
          </w:rPr>
          <w:delText>Sonuç</w:delText>
        </w:r>
      </w:del>
      <w:r w:rsidR="00000000" w:rsidRPr="000F0471">
        <w:rPr>
          <w:lang w:eastAsia="en-US" w:bidi="en-US"/>
          <w:rPrChange w:id="418" w:author="Ozben Kutlu" w:date="2025-12-15T09:41:00Z" w16du:dateUtc="2025-12-15T06:41:00Z">
            <w:rPr>
              <w:lang w:val="en-US" w:eastAsia="en-US" w:bidi="en-US"/>
            </w:rPr>
          </w:rPrChange>
        </w:rPr>
        <w:t>:</w:t>
      </w:r>
      <w:r w:rsidR="00000000">
        <w:t xml:space="preserve"> </w:t>
      </w:r>
    </w:p>
    <w:p w14:paraId="1592DEA3" w14:textId="77777777" w:rsidR="00006ECE" w:rsidRDefault="00000000" w:rsidP="00181F20">
      <w:pPr>
        <w:pStyle w:val="ListeParagraf"/>
        <w:numPr>
          <w:ilvl w:val="0"/>
          <w:numId w:val="66"/>
        </w:numPr>
        <w:spacing w:line="360" w:lineRule="auto"/>
        <w:ind w:left="714" w:hanging="357"/>
        <w:jc w:val="both"/>
        <w:rPr>
          <w:ins w:id="419" w:author="Ozben Kutlu" w:date="2025-12-15T22:31:00Z" w16du:dateUtc="2025-12-15T19:31:00Z"/>
        </w:rPr>
      </w:pPr>
      <w:proofErr w:type="spellStart"/>
      <w:r>
        <w:t>MLP'yi</w:t>
      </w:r>
      <w:proofErr w:type="spellEnd"/>
      <w:r>
        <w:t xml:space="preserve"> ana model olarak kullanmak. </w:t>
      </w:r>
    </w:p>
    <w:p w14:paraId="29F8E819" w14:textId="77777777" w:rsidR="00006ECE" w:rsidRDefault="00000000" w:rsidP="00181F20">
      <w:pPr>
        <w:pStyle w:val="ListeParagraf"/>
        <w:numPr>
          <w:ilvl w:val="0"/>
          <w:numId w:val="66"/>
        </w:numPr>
        <w:spacing w:line="360" w:lineRule="auto"/>
        <w:ind w:left="714" w:hanging="357"/>
        <w:jc w:val="both"/>
        <w:rPr>
          <w:ins w:id="420" w:author="Ozben Kutlu" w:date="2025-12-15T22:31:00Z" w16du:dateUtc="2025-12-15T19:31:00Z"/>
        </w:rPr>
      </w:pPr>
      <w:r>
        <w:t xml:space="preserve">Test setinde en yüksek doğruluk, </w:t>
      </w:r>
    </w:p>
    <w:p w14:paraId="76CA028B" w14:textId="77777777" w:rsidR="00892049" w:rsidRDefault="00000000" w:rsidP="00181F20">
      <w:pPr>
        <w:pStyle w:val="ListeParagraf"/>
        <w:numPr>
          <w:ilvl w:val="0"/>
          <w:numId w:val="66"/>
        </w:numPr>
        <w:spacing w:line="360" w:lineRule="auto"/>
        <w:ind w:left="714" w:hanging="357"/>
        <w:jc w:val="both"/>
        <w:rPr>
          <w:ins w:id="421" w:author="Ozben Kutlu" w:date="2025-12-15T22:35:00Z" w16du:dateUtc="2025-12-15T19:35:00Z"/>
        </w:rPr>
      </w:pPr>
      <w:del w:id="422" w:author="Ozben Kutlu" w:date="2025-12-15T22:31:00Z" w16du:dateUtc="2025-12-15T19:31:00Z">
        <w:r w:rsidDel="00006ECE">
          <w:delText>tü</w:delText>
        </w:r>
      </w:del>
      <w:del w:id="423" w:author="Ozben Kutlu" w:date="2025-12-15T22:32:00Z" w16du:dateUtc="2025-12-15T19:32:00Z">
        <w:r w:rsidDel="00006ECE">
          <w:delText xml:space="preserve">m </w:delText>
        </w:r>
      </w:del>
      <w:ins w:id="424" w:author="Ozben Kutlu" w:date="2025-12-15T22:34:00Z" w16du:dateUtc="2025-12-15T19:34:00Z">
        <w:r w:rsidR="00892049">
          <w:t>B</w:t>
        </w:r>
      </w:ins>
      <w:ins w:id="425" w:author="Ozben Kutlu" w:date="2025-12-15T22:32:00Z" w16du:dateUtc="2025-12-15T19:32:00Z">
        <w:r w:rsidR="00006ECE">
          <w:t xml:space="preserve">iyoyağ </w:t>
        </w:r>
      </w:ins>
      <w:del w:id="426" w:author="Ozben Kutlu" w:date="2025-12-15T22:32:00Z" w16du:dateUtc="2025-12-15T19:32:00Z">
        <w:r w:rsidDel="00006ECE">
          <w:delText xml:space="preserve">6 </w:delText>
        </w:r>
      </w:del>
      <w:r>
        <w:t>bileşen</w:t>
      </w:r>
      <w:ins w:id="427" w:author="Ozben Kutlu" w:date="2025-12-15T22:32:00Z" w16du:dateUtc="2025-12-15T19:32:00Z">
        <w:r w:rsidR="00006ECE">
          <w:t>leri</w:t>
        </w:r>
      </w:ins>
      <w:r>
        <w:t xml:space="preserve"> </w:t>
      </w:r>
      <w:ins w:id="428" w:author="Ozben Kutlu" w:date="2025-12-15T22:34:00Z" w16du:dateUtc="2025-12-15T19:34:00Z">
        <w:r w:rsidR="00892049">
          <w:t>incelendiğinde</w:t>
        </w:r>
      </w:ins>
      <w:del w:id="429" w:author="Ozben Kutlu" w:date="2025-12-15T22:34:00Z" w16du:dateUtc="2025-12-15T19:34:00Z">
        <w:r w:rsidDel="00892049">
          <w:delText xml:space="preserve">için R² </w:delText>
        </w:r>
      </w:del>
      <w:del w:id="430" w:author="Ozben Kutlu" w:date="2025-12-15T22:33:00Z" w16du:dateUtc="2025-12-15T19:33:00Z">
        <w:r w:rsidDel="00006ECE">
          <w:delText xml:space="preserve">= </w:delText>
        </w:r>
      </w:del>
      <w:del w:id="431" w:author="Ozben Kutlu" w:date="2025-12-15T22:34:00Z" w16du:dateUtc="2025-12-15T19:34:00Z">
        <w:r w:rsidDel="00892049">
          <w:delText>0.762</w:delText>
        </w:r>
      </w:del>
      <w:del w:id="432" w:author="Ozben Kutlu" w:date="2025-12-15T22:33:00Z" w16du:dateUtc="2025-12-15T19:33:00Z">
        <w:r w:rsidDel="00006ECE">
          <w:delText>'nin üzerinde</w:delText>
        </w:r>
      </w:del>
      <w:r>
        <w:t xml:space="preserve">, aromatikler için R² = 0.942, asitler için R² = 0.877, </w:t>
      </w:r>
      <w:proofErr w:type="spellStart"/>
      <w:r>
        <w:t>furanlar</w:t>
      </w:r>
      <w:proofErr w:type="spellEnd"/>
      <w:r>
        <w:t xml:space="preserve"> için R² = 0.897, alkoller için R² = 0.853, aldehitler-ketonlar için R² = 0.849, en düşük fenoller bile R² = 0.762 gibi mükemmel sonuçlar. </w:t>
      </w:r>
    </w:p>
    <w:p w14:paraId="06146DC8" w14:textId="793163AE" w:rsidR="0005609A" w:rsidRDefault="00000000" w:rsidP="00181F20">
      <w:pPr>
        <w:pStyle w:val="ListeParagraf"/>
        <w:numPr>
          <w:ilvl w:val="0"/>
          <w:numId w:val="66"/>
        </w:numPr>
        <w:spacing w:line="360" w:lineRule="auto"/>
        <w:ind w:left="714" w:hanging="357"/>
        <w:jc w:val="both"/>
      </w:pPr>
      <w:commentRangeStart w:id="433"/>
      <w:proofErr w:type="spellStart"/>
      <w:r>
        <w:t>Ensemble</w:t>
      </w:r>
      <w:proofErr w:type="spellEnd"/>
      <w:r>
        <w:t xml:space="preserve"> yöntemlerini keşifsel analiz olarak rapor etmek de iyi olur çünkü titizliği gösterir ve neden performansı iyileştirmediklerini açıklamak bilimsel titizlik katar.</w:t>
      </w:r>
      <w:commentRangeEnd w:id="433"/>
      <w:r w:rsidR="00892049">
        <w:rPr>
          <w:rStyle w:val="AklamaBavurusu"/>
          <w:rFonts w:ascii="Arial" w:hAnsi="Arial" w:cs="Arial"/>
          <w:color w:val="000000"/>
        </w:rPr>
        <w:commentReference w:id="433"/>
      </w:r>
    </w:p>
    <w:p w14:paraId="3736C946" w14:textId="562E853A" w:rsidR="00D35450" w:rsidRDefault="00FD23AB" w:rsidP="009A1726">
      <w:pPr>
        <w:spacing w:line="360" w:lineRule="auto"/>
      </w:pPr>
      <w:r w:rsidRPr="00D35450">
        <w:rPr>
          <w:noProof/>
        </w:rPr>
        <w:drawing>
          <wp:inline distT="0" distB="0" distL="0" distR="0" wp14:anchorId="51B9F2E9" wp14:editId="1F511B1B">
            <wp:extent cx="5760720" cy="1119505"/>
            <wp:effectExtent l="19050" t="19050" r="11430" b="23495"/>
            <wp:docPr id="18417233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23359" name=""/>
                    <pic:cNvPicPr/>
                  </pic:nvPicPr>
                  <pic:blipFill>
                    <a:blip r:embed="rId25"/>
                    <a:stretch>
                      <a:fillRect/>
                    </a:stretch>
                  </pic:blipFill>
                  <pic:spPr>
                    <a:xfrm>
                      <a:off x="0" y="0"/>
                      <a:ext cx="5760720" cy="1119505"/>
                    </a:xfrm>
                    <a:prstGeom prst="rect">
                      <a:avLst/>
                    </a:prstGeom>
                    <a:ln>
                      <a:solidFill>
                        <a:schemeClr val="tx1"/>
                      </a:solidFill>
                    </a:ln>
                  </pic:spPr>
                </pic:pic>
              </a:graphicData>
            </a:graphic>
          </wp:inline>
        </w:drawing>
      </w:r>
    </w:p>
    <w:p w14:paraId="113250FD" w14:textId="58AB4C01" w:rsidR="00FD23AB" w:rsidRDefault="009A1726" w:rsidP="009A1726">
      <w:pPr>
        <w:spacing w:after="240" w:line="360" w:lineRule="auto"/>
        <w:jc w:val="center"/>
      </w:pPr>
      <w:del w:id="434" w:author="Ozben Kutlu" w:date="2025-12-15T22:23:00Z" w16du:dateUtc="2025-12-15T19:23:00Z">
        <w:r w:rsidRPr="009A1726" w:rsidDel="00CC6D1B">
          <w:rPr>
            <w:b/>
            <w:bCs/>
          </w:rPr>
          <w:lastRenderedPageBreak/>
          <w:delText xml:space="preserve">Figür </w:delText>
        </w:r>
      </w:del>
      <w:ins w:id="435" w:author="Ozben Kutlu" w:date="2025-12-15T22:23:00Z" w16du:dateUtc="2025-12-15T19:23:00Z">
        <w:r w:rsidR="00CC6D1B">
          <w:rPr>
            <w:b/>
            <w:bCs/>
          </w:rPr>
          <w:t xml:space="preserve">Şekil </w:t>
        </w:r>
      </w:ins>
      <w:del w:id="436" w:author="Ozben Kutlu" w:date="2025-12-15T22:28:00Z" w16du:dateUtc="2025-12-15T19:28:00Z">
        <w:r w:rsidRPr="009A1726" w:rsidDel="00006ECE">
          <w:rPr>
            <w:b/>
            <w:bCs/>
          </w:rPr>
          <w:delText>1</w:delText>
        </w:r>
        <w:r w:rsidR="001157BA" w:rsidDel="00006ECE">
          <w:rPr>
            <w:b/>
            <w:bCs/>
          </w:rPr>
          <w:delText>1</w:delText>
        </w:r>
      </w:del>
      <w:ins w:id="437" w:author="Ozben Kutlu" w:date="2025-12-15T22:28:00Z" w16du:dateUtc="2025-12-15T19:28:00Z">
        <w:r w:rsidR="00006ECE" w:rsidRPr="009A1726">
          <w:rPr>
            <w:b/>
            <w:bCs/>
          </w:rPr>
          <w:t>1</w:t>
        </w:r>
        <w:r w:rsidR="00006ECE">
          <w:rPr>
            <w:b/>
            <w:bCs/>
          </w:rPr>
          <w:t>0</w:t>
        </w:r>
      </w:ins>
      <w:r w:rsidRPr="009A1726">
        <w:rPr>
          <w:b/>
          <w:bCs/>
        </w:rPr>
        <w:t>.</w:t>
      </w:r>
      <w:r>
        <w:t xml:space="preserve"> </w:t>
      </w:r>
      <w:ins w:id="438" w:author="Ozben Kutlu" w:date="2025-12-15T22:37:00Z" w16du:dateUtc="2025-12-15T19:37:00Z">
        <w:r w:rsidR="00892049">
          <w:t>Ters tahmin</w:t>
        </w:r>
        <w:r w:rsidR="00892049" w:rsidDel="00892049">
          <w:t xml:space="preserve"> </w:t>
        </w:r>
        <w:r w:rsidR="00892049">
          <w:t>yöntemi öz</w:t>
        </w:r>
      </w:ins>
      <w:ins w:id="439" w:author="Ozben Kutlu" w:date="2025-12-15T22:38:00Z" w16du:dateUtc="2025-12-15T19:38:00Z">
        <w:r w:rsidR="00892049">
          <w:t>et akışı</w:t>
        </w:r>
      </w:ins>
      <w:del w:id="440" w:author="Ozben Kutlu" w:date="2025-12-15T22:37:00Z" w16du:dateUtc="2025-12-15T19:37:00Z">
        <w:r w:rsidDel="00892049">
          <w:delText>Tahmin aşaması</w:delText>
        </w:r>
      </w:del>
    </w:p>
    <w:p w14:paraId="58C44BCD" w14:textId="030DDDBF" w:rsidR="0005609A" w:rsidRDefault="00000000" w:rsidP="003F44D1">
      <w:pPr>
        <w:spacing w:after="240" w:line="360" w:lineRule="auto"/>
        <w:jc w:val="both"/>
        <w:rPr>
          <w:ins w:id="441" w:author="Ozben Kutlu" w:date="2025-12-15T22:28:00Z" w16du:dateUtc="2025-12-15T19:28:00Z"/>
        </w:rPr>
      </w:pPr>
      <w:del w:id="442" w:author="Ozben Kutlu" w:date="2025-12-15T22:38:00Z" w16du:dateUtc="2025-12-15T19:38:00Z">
        <w:r w:rsidDel="00892049">
          <w:delText>Özetle, t</w:delText>
        </w:r>
      </w:del>
      <w:ins w:id="443" w:author="Ozben Kutlu" w:date="2025-12-15T22:38:00Z" w16du:dateUtc="2025-12-15T19:38:00Z">
        <w:r w:rsidR="00892049">
          <w:t>T</w:t>
        </w:r>
      </w:ins>
      <w:r>
        <w:t xml:space="preserve">ermodinamik olarak geçerli 3,150 </w:t>
      </w:r>
      <w:proofErr w:type="spellStart"/>
      <w:r>
        <w:t>Cantera</w:t>
      </w:r>
      <w:proofErr w:type="spellEnd"/>
      <w:r>
        <w:t xml:space="preserve"> simülasyonu üzerinden 1,350 temiz veri noktası ile, 8 girdi özelliği </w:t>
      </w:r>
      <w:ins w:id="444" w:author="Ozben Kutlu" w:date="2025-12-15T22:38:00Z" w16du:dateUtc="2025-12-15T19:38:00Z">
        <w:r w:rsidR="00892049">
          <w:t>kullanılarak</w:t>
        </w:r>
      </w:ins>
      <w:del w:id="445" w:author="Ozben Kutlu" w:date="2025-12-15T22:38:00Z" w16du:dateUtc="2025-12-15T19:38:00Z">
        <w:r w:rsidDel="00892049">
          <w:delText>ve</w:delText>
        </w:r>
      </w:del>
      <w:ins w:id="446" w:author="Ozben Kutlu" w:date="2025-12-15T22:38:00Z" w16du:dateUtc="2025-12-15T19:38:00Z">
        <w:r w:rsidR="00892049">
          <w:t xml:space="preserve">, </w:t>
        </w:r>
      </w:ins>
      <w:del w:id="447" w:author="Ozben Kutlu" w:date="2025-12-15T22:38:00Z" w16du:dateUtc="2025-12-15T19:38:00Z">
        <w:r w:rsidDel="00892049">
          <w:delText xml:space="preserve"> </w:delText>
        </w:r>
      </w:del>
      <w:r>
        <w:t xml:space="preserve">6 çıktı özelliği </w:t>
      </w:r>
      <w:del w:id="448" w:author="Ozben Kutlu" w:date="2025-12-15T22:38:00Z" w16du:dateUtc="2025-12-15T19:38:00Z">
        <w:r w:rsidDel="00892049">
          <w:delText>kullanarak</w:delText>
        </w:r>
      </w:del>
      <w:ins w:id="449" w:author="Ozben Kutlu" w:date="2025-12-15T22:38:00Z" w16du:dateUtc="2025-12-15T19:38:00Z">
        <w:r w:rsidR="00892049">
          <w:t>seçilmiş</w:t>
        </w:r>
      </w:ins>
      <w:r>
        <w:t>, biyo</w:t>
      </w:r>
      <w:del w:id="450" w:author="Ozben Kutlu" w:date="2025-12-15T22:27:00Z" w16du:dateUtc="2025-12-15T19:27:00Z">
        <w:r w:rsidDel="00006ECE">
          <w:delText>-</w:delText>
        </w:r>
      </w:del>
      <w:r>
        <w:t xml:space="preserve">yağ buhar </w:t>
      </w:r>
      <w:del w:id="451" w:author="Ozben Kutlu" w:date="2025-12-15T22:25:00Z" w16du:dateUtc="2025-12-15T19:25:00Z">
        <w:r w:rsidDel="00006ECE">
          <w:delText xml:space="preserve">reforming </w:delText>
        </w:r>
      </w:del>
      <w:proofErr w:type="spellStart"/>
      <w:ins w:id="452" w:author="Ozben Kutlu" w:date="2025-12-15T22:25:00Z" w16du:dateUtc="2025-12-15T19:25:00Z">
        <w:r w:rsidR="00006ECE">
          <w:t>reform</w:t>
        </w:r>
      </w:ins>
      <w:ins w:id="453" w:author="Ozben Kutlu" w:date="2025-12-15T22:26:00Z" w16du:dateUtc="2025-12-15T19:26:00Z">
        <w:r w:rsidR="00006ECE">
          <w:t>lama</w:t>
        </w:r>
      </w:ins>
      <w:proofErr w:type="spellEnd"/>
      <w:ins w:id="454" w:author="Ozben Kutlu" w:date="2025-12-15T22:25:00Z" w16du:dateUtc="2025-12-15T19:25:00Z">
        <w:r w:rsidR="00006ECE">
          <w:t xml:space="preserve"> </w:t>
        </w:r>
      </w:ins>
      <w:ins w:id="455" w:author="Ozben Kutlu" w:date="2025-12-15T22:26:00Z" w16du:dateUtc="2025-12-15T19:26:00Z">
        <w:r w:rsidR="00006ECE">
          <w:t>prosesi</w:t>
        </w:r>
      </w:ins>
      <w:ins w:id="456" w:author="Ozben Kutlu" w:date="2025-12-15T22:25:00Z" w16du:dateUtc="2025-12-15T19:25:00Z">
        <w:r w:rsidR="00006ECE">
          <w:t xml:space="preserve"> </w:t>
        </w:r>
      </w:ins>
      <w:r>
        <w:t>için ilk ters makine öğrenmesi modelini geliştirdik</w:t>
      </w:r>
      <w:ins w:id="457" w:author="Ozben Kutlu" w:date="2025-12-15T22:39:00Z" w16du:dateUtc="2025-12-15T19:39:00Z">
        <w:r w:rsidR="00892049">
          <w:t xml:space="preserve"> (Şekil 10)</w:t>
        </w:r>
      </w:ins>
      <w:r>
        <w:t xml:space="preserve">. Standart MLP 128-64-32 nöron mimarisi ile test setinde R² = 0.863, </w:t>
      </w:r>
      <w:del w:id="458" w:author="Ozben Kutlu" w:date="2025-12-15T22:27:00Z" w16du:dateUtc="2025-12-15T19:27:00Z">
        <w:r w:rsidDel="00006ECE">
          <w:delText>ortalama mutlak hata</w:delText>
        </w:r>
      </w:del>
      <w:ins w:id="459" w:author="Ozben Kutlu" w:date="2025-12-15T22:27:00Z" w16du:dateUtc="2025-12-15T19:27:00Z">
        <w:r w:rsidR="00006ECE">
          <w:t>MAE</w:t>
        </w:r>
      </w:ins>
      <w:r>
        <w:t xml:space="preserve"> = %4.03 performansı elde etti. Derin öğrenme </w:t>
      </w:r>
      <w:proofErr w:type="spellStart"/>
      <w:r>
        <w:t>Random</w:t>
      </w:r>
      <w:proofErr w:type="spellEnd"/>
      <w:r>
        <w:t xml:space="preserve"> </w:t>
      </w:r>
      <w:proofErr w:type="spellStart"/>
      <w:r>
        <w:t>Forest'ı</w:t>
      </w:r>
      <w:proofErr w:type="spellEnd"/>
      <w:r>
        <w:t xml:space="preserve"> %51.1 oranında geçti.</w:t>
      </w:r>
      <w:ins w:id="460" w:author="Ozben Kutlu" w:date="2025-12-15T22:39:00Z" w16du:dateUtc="2025-12-15T19:39:00Z">
        <w:r w:rsidR="00892049">
          <w:t xml:space="preserve"> </w:t>
        </w:r>
        <w:r w:rsidR="00892049">
          <w:t>Ters tahmin kullanım akışı ve standart MLP ile elde edilen biyoyağ kompozisyonu sonuçları özeti Şekil 10’da gösterilmiştir.</w:t>
        </w:r>
      </w:ins>
    </w:p>
    <w:p w14:paraId="372FAE93" w14:textId="77777777" w:rsidR="00006ECE" w:rsidRDefault="00006ECE" w:rsidP="00181F20">
      <w:pPr>
        <w:spacing w:line="360" w:lineRule="auto"/>
        <w:jc w:val="center"/>
        <w:rPr>
          <w:ins w:id="461" w:author="Ozben Kutlu" w:date="2025-12-15T22:28:00Z" w16du:dateUtc="2025-12-15T19:28:00Z"/>
        </w:rPr>
      </w:pPr>
      <w:ins w:id="462" w:author="Ozben Kutlu" w:date="2025-12-15T22:28:00Z" w16du:dateUtc="2025-12-15T19:28:00Z">
        <w:r w:rsidRPr="00FD23AB">
          <w:rPr>
            <w:noProof/>
          </w:rPr>
          <w:drawing>
            <wp:inline distT="0" distB="0" distL="0" distR="0" wp14:anchorId="2F2A7DB3" wp14:editId="21336D36">
              <wp:extent cx="4942205" cy="3843021"/>
              <wp:effectExtent l="19050" t="19050" r="10795" b="24130"/>
              <wp:docPr id="161134519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45198" name="Resim 1" descr="metin, ekran görüntüsü, yazı tipi, sayı, numara içeren bir resim&#10;&#10;Yapay zeka tarafından oluşturulmuş içerik yanlış olabilir."/>
                      <pic:cNvPicPr/>
                    </pic:nvPicPr>
                    <pic:blipFill rotWithShape="1">
                      <a:blip r:embed="rId24"/>
                      <a:srcRect r="2032"/>
                      <a:stretch>
                        <a:fillRect/>
                      </a:stretch>
                    </pic:blipFill>
                    <pic:spPr bwMode="auto">
                      <a:xfrm>
                        <a:off x="0" y="0"/>
                        <a:ext cx="4972082" cy="386625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ins>
    </w:p>
    <w:p w14:paraId="3B48FC6B" w14:textId="599A24CE" w:rsidR="00006ECE" w:rsidRDefault="00006ECE" w:rsidP="00006ECE">
      <w:pPr>
        <w:spacing w:after="240" w:line="360" w:lineRule="auto"/>
        <w:jc w:val="center"/>
        <w:rPr>
          <w:ins w:id="463" w:author="Ozben Kutlu" w:date="2025-12-15T22:28:00Z" w16du:dateUtc="2025-12-15T19:28:00Z"/>
        </w:rPr>
      </w:pPr>
      <w:ins w:id="464" w:author="Ozben Kutlu" w:date="2025-12-15T22:28:00Z" w16du:dateUtc="2025-12-15T19:28:00Z">
        <w:r>
          <w:rPr>
            <w:b/>
            <w:bCs/>
          </w:rPr>
          <w:t>Şekil</w:t>
        </w:r>
        <w:r w:rsidRPr="009A1726">
          <w:rPr>
            <w:b/>
            <w:bCs/>
          </w:rPr>
          <w:t xml:space="preserve"> </w:t>
        </w:r>
        <w:r>
          <w:rPr>
            <w:b/>
            <w:bCs/>
          </w:rPr>
          <w:t>1</w:t>
        </w:r>
        <w:r>
          <w:rPr>
            <w:b/>
            <w:bCs/>
          </w:rPr>
          <w:t>1</w:t>
        </w:r>
        <w:r w:rsidRPr="009A1726">
          <w:rPr>
            <w:b/>
            <w:bCs/>
          </w:rPr>
          <w:t>.</w:t>
        </w:r>
        <w:r>
          <w:t xml:space="preserve"> Ters tahmin kullanım akışı ve standart MLP ile elde edilen </w:t>
        </w:r>
        <w:commentRangeStart w:id="465"/>
        <w:r>
          <w:t>sonuçların özeti</w:t>
        </w:r>
      </w:ins>
      <w:commentRangeEnd w:id="465"/>
      <w:ins w:id="466" w:author="Ozben Kutlu" w:date="2025-12-15T22:41:00Z" w16du:dateUtc="2025-12-15T19:41:00Z">
        <w:r w:rsidR="00892049">
          <w:rPr>
            <w:rStyle w:val="AklamaBavurusu"/>
            <w:rFonts w:ascii="Arial" w:hAnsi="Arial" w:cs="Arial"/>
            <w:color w:val="000000"/>
          </w:rPr>
          <w:commentReference w:id="465"/>
        </w:r>
      </w:ins>
    </w:p>
    <w:p w14:paraId="7DA07C94" w14:textId="05E4C9F5" w:rsidR="00006ECE" w:rsidDel="00892049" w:rsidRDefault="00006ECE" w:rsidP="003F44D1">
      <w:pPr>
        <w:spacing w:after="240" w:line="360" w:lineRule="auto"/>
        <w:jc w:val="both"/>
        <w:rPr>
          <w:del w:id="467" w:author="Ozben Kutlu" w:date="2025-12-15T22:41:00Z" w16du:dateUtc="2025-12-15T19:41:00Z"/>
          <w:lang w:eastAsia="en-US" w:bidi="en-US"/>
        </w:rPr>
      </w:pPr>
    </w:p>
    <w:p w14:paraId="7D9CDB02" w14:textId="77777777" w:rsidR="0005609A" w:rsidRDefault="00000000">
      <w:pPr>
        <w:pStyle w:val="AralkYok"/>
        <w:spacing w:after="240"/>
        <w:jc w:val="both"/>
        <w:rPr>
          <w:b/>
          <w:bCs/>
        </w:rPr>
      </w:pPr>
      <w:r>
        <w:rPr>
          <w:b/>
          <w:bCs/>
        </w:rPr>
        <w:t>B.3 Bir Sonraki Dönem İçerisinde Yapılacak Çalışmalar:</w:t>
      </w:r>
    </w:p>
    <w:p w14:paraId="058ACD06" w14:textId="66C4B186" w:rsidR="0005609A" w:rsidRDefault="00000000">
      <w:pPr>
        <w:spacing w:after="240" w:line="360" w:lineRule="auto"/>
        <w:jc w:val="both"/>
      </w:pPr>
      <w:r>
        <w:t xml:space="preserve">Çalışmanın bir sonraki aşamasında, geliştirilen derin öğrenme modelinin (R² = 0.863) endüstriyel uygulamaya dönüştürülmesi hedeflenmektedir. Bu kapsamda, </w:t>
      </w:r>
      <w:r>
        <w:t xml:space="preserve">ölçülen </w:t>
      </w:r>
      <w:r w:rsidR="000F0471">
        <w:t>singaz</w:t>
      </w:r>
      <w:r>
        <w:t xml:space="preserve"> kompozisyonundan biyoyağ bileşimini gerçek zamanlı olarak tahmin eden ters model, model </w:t>
      </w:r>
      <w:r>
        <w:t xml:space="preserve">öngörülü kontrol (Model </w:t>
      </w:r>
      <w:proofErr w:type="spellStart"/>
      <w:r>
        <w:t>Predictive</w:t>
      </w:r>
      <w:proofErr w:type="spellEnd"/>
      <w:r>
        <w:t xml:space="preserve"> Control - MPC) mimarisi içerisin</w:t>
      </w:r>
      <w:del w:id="468" w:author="Ozben Kutlu" w:date="2025-12-15T22:44:00Z" w16du:dateUtc="2025-12-15T19:44:00Z">
        <w:r w:rsidDel="0091361D">
          <w:delText>d</w:delText>
        </w:r>
      </w:del>
      <w:r>
        <w:t xml:space="preserve">e entegre edilecektir. Optimizasyon çalışmasında, karar değişkenleri olarak farklı kaynaklardan temin </w:t>
      </w:r>
      <w:r>
        <w:t xml:space="preserve">edilen </w:t>
      </w:r>
      <w:proofErr w:type="spellStart"/>
      <w:r>
        <w:lastRenderedPageBreak/>
        <w:t>biyoyağların</w:t>
      </w:r>
      <w:proofErr w:type="spellEnd"/>
      <w:r>
        <w:t xml:space="preserve"> karışım oranl</w:t>
      </w:r>
      <w:r>
        <w:t>arı (aromatik-zengin, asit-zengin, alkol-zengin vb. 30 farklı biyo</w:t>
      </w:r>
      <w:del w:id="469" w:author="Ozben Kutlu" w:date="2025-12-15T22:44:00Z" w16du:dateUtc="2025-12-15T19:44:00Z">
        <w:r w:rsidDel="0091361D">
          <w:delText>-</w:delText>
        </w:r>
      </w:del>
      <w:r>
        <w:t>yağ kompozisyonunun %0-100 aralığında harmanlanması) ile birlikte proses koşulları (</w:t>
      </w:r>
      <w:proofErr w:type="spellStart"/>
      <w:r>
        <w:t>reformer</w:t>
      </w:r>
      <w:proofErr w:type="spellEnd"/>
      <w:r>
        <w:t xml:space="preserve"> sıcaklığı 650-850°C, basınç 5-30 bar, buhar-karbon oranı 2-6) optimize edilecektir. Amaç fonksiyonu olarak hedeflenen hidrojen verimi maksimizasyonu, H</w:t>
      </w:r>
      <w:r w:rsidRPr="00181F20">
        <w:rPr>
          <w:vertAlign w:val="subscript"/>
        </w:rPr>
        <w:t>2</w:t>
      </w:r>
      <w:r>
        <w:t xml:space="preserve">/CO oranının belirlenen hedef değere yaklaştırılması, </w:t>
      </w:r>
      <w:del w:id="470" w:author="Ozben Kutlu" w:date="2025-12-15T22:44:00Z" w16du:dateUtc="2025-12-15T19:44:00Z">
        <w:r w:rsidDel="0091361D">
          <w:delText xml:space="preserve">karbon dioksit </w:delText>
        </w:r>
      </w:del>
      <w:ins w:id="471" w:author="Ozben Kutlu" w:date="2025-12-15T22:44:00Z" w16du:dateUtc="2025-12-15T19:44:00Z">
        <w:r w:rsidR="0091361D">
          <w:t>CO</w:t>
        </w:r>
        <w:r w:rsidR="0091361D" w:rsidRPr="00181F20">
          <w:rPr>
            <w:vertAlign w:val="subscript"/>
          </w:rPr>
          <w:t>2</w:t>
        </w:r>
        <w:r w:rsidR="0091361D">
          <w:t xml:space="preserve"> </w:t>
        </w:r>
      </w:ins>
      <w:r>
        <w:t xml:space="preserve">emisyonunun minimize edilmesi ve hammadde maliyetinin düşürülmesi gibi çok amaçlı hedefler eşzamanlı olarak ele alınacaktır. Genetik algoritma, parçacık sürü optimizasyonu veya </w:t>
      </w:r>
      <w:proofErr w:type="spellStart"/>
      <w:r>
        <w:t>Bayesian</w:t>
      </w:r>
      <w:proofErr w:type="spellEnd"/>
      <w:r>
        <w:t xml:space="preserve"> optimizasyon gibi meta-sezgisel yöntemler kullanılarak, biyo</w:t>
      </w:r>
      <w:del w:id="472" w:author="Ozben Kutlu" w:date="2025-12-15T22:45:00Z" w16du:dateUtc="2025-12-15T19:45:00Z">
        <w:r w:rsidDel="0091361D">
          <w:delText>-</w:delText>
        </w:r>
      </w:del>
      <w:r>
        <w:t xml:space="preserve">yağ karışım oranları toplamı %100 olma kısıtı altında, istenilen </w:t>
      </w:r>
      <w:del w:id="473" w:author="Ozben Kutlu" w:date="2025-12-15T09:43:00Z" w16du:dateUtc="2025-12-15T06:43:00Z">
        <w:r w:rsidDel="000F0471">
          <w:delText>sıngaz</w:delText>
        </w:r>
      </w:del>
      <w:ins w:id="474" w:author="Ozben Kutlu" w:date="2025-12-15T09:43:00Z" w16du:dateUtc="2025-12-15T06:43:00Z">
        <w:r w:rsidR="000F0471">
          <w:t>singaz</w:t>
        </w:r>
      </w:ins>
      <w:r>
        <w:t xml:space="preserve"> kalitesini üretecek optimal hammadde </w:t>
      </w:r>
      <w:del w:id="475" w:author="Ozben Kutlu" w:date="2025-12-15T22:45:00Z" w16du:dateUtc="2025-12-15T19:45:00Z">
        <w:r w:rsidDel="0091361D">
          <w:delText>formulasyonu</w:delText>
        </w:r>
      </w:del>
      <w:ins w:id="476" w:author="Ozben Kutlu" w:date="2025-12-15T22:45:00Z" w16du:dateUtc="2025-12-15T19:45:00Z">
        <w:r w:rsidR="0091361D">
          <w:t>formülasyonu</w:t>
        </w:r>
      </w:ins>
      <w:r>
        <w:t xml:space="preserve"> ve işletme koşulları belirlenecektir. Ayrıca, reaktör çıkışındaki anlık </w:t>
      </w:r>
      <w:del w:id="477" w:author="Ozben Kutlu" w:date="2025-12-15T09:43:00Z" w16du:dateUtc="2025-12-15T06:43:00Z">
        <w:r w:rsidDel="000F0471">
          <w:delText>sıngaz</w:delText>
        </w:r>
      </w:del>
      <w:ins w:id="478" w:author="Ozben Kutlu" w:date="2025-12-15T09:43:00Z" w16du:dateUtc="2025-12-15T06:43:00Z">
        <w:r w:rsidR="000F0471">
          <w:t>singaz</w:t>
        </w:r>
      </w:ins>
      <w:r>
        <w:t xml:space="preserve"> ölçümlerinden yola çıkarak biyo</w:t>
      </w:r>
      <w:del w:id="479" w:author="Ozben Kutlu" w:date="2025-12-15T22:45:00Z" w16du:dateUtc="2025-12-15T19:45:00Z">
        <w:r w:rsidDel="0091361D">
          <w:delText>-</w:delText>
        </w:r>
      </w:del>
      <w:r>
        <w:t>yağ kompozisyonundaki sapmaların tespit edilmesi ve geri beslemeli düzeltme yapılması mümkün olacaktır. Bu optimizasyon ve kontrol senaryosu hem hammadde kalite kontrolü hem de proses verimliliğinin eşzamanlı olarak artırılmasına olanak tanıyacaktır.</w:t>
      </w:r>
    </w:p>
    <w:p w14:paraId="38E804DF" w14:textId="77777777" w:rsidR="0005609A" w:rsidRDefault="00000000">
      <w:pPr>
        <w:spacing w:after="240"/>
        <w:jc w:val="both"/>
        <w:rPr>
          <w:b/>
          <w:bCs/>
        </w:rPr>
      </w:pPr>
      <w:r>
        <w:rPr>
          <w:b/>
          <w:bCs/>
        </w:rPr>
        <w:t xml:space="preserve">B.4 Kaynaklar Dizini: </w:t>
      </w:r>
    </w:p>
    <w:p w14:paraId="380FA080" w14:textId="77777777" w:rsidR="0005609A" w:rsidRDefault="00000000">
      <w:pPr>
        <w:spacing w:after="240"/>
        <w:jc w:val="both"/>
        <w:rPr>
          <w:lang w:val="en-US"/>
        </w:rPr>
      </w:pPr>
      <w:r>
        <w:rPr>
          <w:lang w:val="en-US"/>
        </w:rPr>
        <w:t xml:space="preserve">Aniza, R., Chen, W., Yang, F., </w:t>
      </w:r>
      <w:proofErr w:type="spellStart"/>
      <w:r>
        <w:rPr>
          <w:lang w:val="en-US"/>
        </w:rPr>
        <w:t>Pugazhendh</w:t>
      </w:r>
      <w:proofErr w:type="spellEnd"/>
      <w:r>
        <w:rPr>
          <w:lang w:val="en-US"/>
        </w:rPr>
        <w:t xml:space="preserve">, A., &amp; Singh, Y. </w:t>
      </w:r>
      <w:r>
        <w:rPr>
          <w:i/>
          <w:iCs/>
          <w:lang w:val="en-US"/>
        </w:rPr>
        <w:t>Integrating Taguchi method and artificial neural network for predicting and maximizing biofuel production via torrefaction and pyrolysis</w:t>
      </w:r>
      <w:r>
        <w:rPr>
          <w:lang w:val="en-US"/>
        </w:rPr>
        <w:t>. Bioresource Technology, 343 (2022): 126140.</w:t>
      </w:r>
    </w:p>
    <w:p w14:paraId="4A8D1EE6" w14:textId="77777777" w:rsidR="0005609A" w:rsidRDefault="00000000">
      <w:pPr>
        <w:spacing w:after="240"/>
        <w:jc w:val="both"/>
        <w:rPr>
          <w:lang w:val="en-US"/>
        </w:rPr>
      </w:pPr>
      <w:proofErr w:type="spellStart"/>
      <w:r>
        <w:rPr>
          <w:lang w:val="en-US"/>
        </w:rPr>
        <w:t>AspenTech</w:t>
      </w:r>
      <w:proofErr w:type="spellEnd"/>
      <w:r>
        <w:rPr>
          <w:lang w:val="en-US"/>
        </w:rPr>
        <w:t xml:space="preserve">. </w:t>
      </w:r>
      <w:r>
        <w:rPr>
          <w:i/>
          <w:iCs/>
          <w:lang w:val="en-US"/>
        </w:rPr>
        <w:t>Aspen Plus V12 Documentation</w:t>
      </w:r>
      <w:r>
        <w:rPr>
          <w:lang w:val="en-US"/>
        </w:rPr>
        <w:t xml:space="preserve">. </w:t>
      </w:r>
      <w:proofErr w:type="spellStart"/>
      <w:r>
        <w:rPr>
          <w:lang w:val="en-US"/>
        </w:rPr>
        <w:t>AspenTech</w:t>
      </w:r>
      <w:proofErr w:type="spellEnd"/>
      <w:r>
        <w:rPr>
          <w:lang w:val="en-US"/>
        </w:rPr>
        <w:t xml:space="preserve"> Technical Reference, 1 (2022): 1–1500.</w:t>
      </w:r>
    </w:p>
    <w:p w14:paraId="22E73393" w14:textId="77777777" w:rsidR="0005609A" w:rsidRDefault="00000000">
      <w:pPr>
        <w:spacing w:after="240"/>
        <w:jc w:val="both"/>
        <w:rPr>
          <w:lang w:val="en-US"/>
        </w:rPr>
      </w:pPr>
      <w:r>
        <w:rPr>
          <w:lang w:val="en-US"/>
        </w:rPr>
        <w:t xml:space="preserve">Azri Sukiran, M. M., </w:t>
      </w:r>
      <w:proofErr w:type="spellStart"/>
      <w:r>
        <w:rPr>
          <w:lang w:val="en-US"/>
        </w:rPr>
        <w:t>Institusi</w:t>
      </w:r>
      <w:proofErr w:type="spellEnd"/>
      <w:r>
        <w:rPr>
          <w:lang w:val="en-US"/>
        </w:rPr>
        <w:t xml:space="preserve">, P., Baru Bangi, B., Mee Chin, C., &amp; Kartini Abu Bakar, N. </w:t>
      </w:r>
      <w:r>
        <w:rPr>
          <w:i/>
          <w:iCs/>
          <w:lang w:val="en-US"/>
        </w:rPr>
        <w:t>Bio-oils from Pyrolysis of Oil Palm Empty Fruit Bunches</w:t>
      </w:r>
      <w:r>
        <w:rPr>
          <w:lang w:val="en-US"/>
        </w:rPr>
        <w:t>. American Journal of Applied Sciences, 6(5) (2009): 869–875.</w:t>
      </w:r>
    </w:p>
    <w:p w14:paraId="1AB255F6" w14:textId="77777777" w:rsidR="0005609A" w:rsidRDefault="00000000">
      <w:pPr>
        <w:spacing w:after="240"/>
        <w:jc w:val="both"/>
        <w:rPr>
          <w:lang w:val="en-US"/>
        </w:rPr>
      </w:pPr>
      <w:proofErr w:type="spellStart"/>
      <w:r>
        <w:rPr>
          <w:lang w:val="en-US"/>
        </w:rPr>
        <w:t>Bekiroğulları</w:t>
      </w:r>
      <w:proofErr w:type="spellEnd"/>
      <w:r>
        <w:rPr>
          <w:lang w:val="en-US"/>
        </w:rPr>
        <w:t xml:space="preserve">, M., &amp; Kaya, M. </w:t>
      </w:r>
      <w:r>
        <w:rPr>
          <w:i/>
          <w:iCs/>
          <w:lang w:val="en-US"/>
        </w:rPr>
        <w:t>Investigation of Hydrogen Production from Bio-Oil Substances Using Aspen Plus</w:t>
      </w:r>
      <w:r>
        <w:rPr>
          <w:lang w:val="en-US"/>
        </w:rPr>
        <w:t>. Gazi University Journal of Science, 33(1) (2020): 14–20.</w:t>
      </w:r>
    </w:p>
    <w:p w14:paraId="469883C0" w14:textId="77777777" w:rsidR="0005609A" w:rsidRDefault="00000000">
      <w:pPr>
        <w:spacing w:after="240"/>
        <w:jc w:val="both"/>
        <w:rPr>
          <w:lang w:val="en-US"/>
        </w:rPr>
      </w:pPr>
      <w:r>
        <w:rPr>
          <w:lang w:val="en-US"/>
        </w:rPr>
        <w:t xml:space="preserve">Bordoloi, N., </w:t>
      </w:r>
      <w:proofErr w:type="spellStart"/>
      <w:r>
        <w:rPr>
          <w:lang w:val="en-US"/>
        </w:rPr>
        <w:t>Narzari</w:t>
      </w:r>
      <w:proofErr w:type="spellEnd"/>
      <w:r>
        <w:rPr>
          <w:lang w:val="en-US"/>
        </w:rPr>
        <w:t xml:space="preserve">, R., Sut, D., Saikia, R., Chutia, R. S., &amp; Kataki, R. </w:t>
      </w:r>
      <w:r>
        <w:rPr>
          <w:i/>
          <w:iCs/>
          <w:lang w:val="en-US"/>
        </w:rPr>
        <w:t xml:space="preserve">Characterization of bio-oil and its sub-fractions from pyrolysis of Scenedesmus </w:t>
      </w:r>
      <w:proofErr w:type="spellStart"/>
      <w:r>
        <w:rPr>
          <w:i/>
          <w:iCs/>
          <w:lang w:val="en-US"/>
        </w:rPr>
        <w:t>dimorphus</w:t>
      </w:r>
      <w:proofErr w:type="spellEnd"/>
      <w:r>
        <w:rPr>
          <w:lang w:val="en-US"/>
        </w:rPr>
        <w:t xml:space="preserve">. Renewable Energy, 98 (2016): 245–253. </w:t>
      </w:r>
      <w:hyperlink r:id="rId26">
        <w:r w:rsidR="0005609A">
          <w:rPr>
            <w:rStyle w:val="Kpr"/>
            <w:lang w:val="en-US"/>
          </w:rPr>
          <w:t>https://doi.org/10.1016/j.renene.2016.03.081</w:t>
        </w:r>
      </w:hyperlink>
    </w:p>
    <w:p w14:paraId="64033E3B" w14:textId="77777777" w:rsidR="0005609A" w:rsidRDefault="00000000">
      <w:pPr>
        <w:spacing w:after="240"/>
        <w:jc w:val="both"/>
        <w:rPr>
          <w:lang w:val="en-US"/>
        </w:rPr>
      </w:pPr>
      <w:r>
        <w:rPr>
          <w:lang w:val="en-US"/>
        </w:rPr>
        <w:t xml:space="preserve">Bosch Industrial. </w:t>
      </w:r>
      <w:r>
        <w:rPr>
          <w:i/>
          <w:iCs/>
          <w:lang w:val="en-US"/>
        </w:rPr>
        <w:t>Bio-oil boilers from Bosch are generating future-proof heat</w:t>
      </w:r>
      <w:r>
        <w:rPr>
          <w:lang w:val="en-US"/>
        </w:rPr>
        <w:t xml:space="preserve">. </w:t>
      </w:r>
      <w:proofErr w:type="spellStart"/>
      <w:r>
        <w:rPr>
          <w:lang w:val="en-US"/>
        </w:rPr>
        <w:t>Şirket</w:t>
      </w:r>
      <w:proofErr w:type="spellEnd"/>
      <w:r>
        <w:rPr>
          <w:lang w:val="en-US"/>
        </w:rPr>
        <w:t xml:space="preserve"> </w:t>
      </w:r>
      <w:proofErr w:type="spellStart"/>
      <w:r>
        <w:rPr>
          <w:lang w:val="en-US"/>
        </w:rPr>
        <w:t>Referans</w:t>
      </w:r>
      <w:proofErr w:type="spellEnd"/>
      <w:r>
        <w:rPr>
          <w:lang w:val="en-US"/>
        </w:rPr>
        <w:t xml:space="preserve"> </w:t>
      </w:r>
      <w:proofErr w:type="spellStart"/>
      <w:r>
        <w:rPr>
          <w:lang w:val="en-US"/>
        </w:rPr>
        <w:t>Dosyası</w:t>
      </w:r>
      <w:proofErr w:type="spellEnd"/>
      <w:r>
        <w:rPr>
          <w:lang w:val="en-US"/>
        </w:rPr>
        <w:t>, (2023): 1–5.</w:t>
      </w:r>
    </w:p>
    <w:p w14:paraId="6B774355" w14:textId="77777777" w:rsidR="0005609A" w:rsidRDefault="00000000">
      <w:pPr>
        <w:spacing w:after="240"/>
        <w:jc w:val="both"/>
        <w:rPr>
          <w:lang w:val="en-US"/>
        </w:rPr>
      </w:pPr>
      <w:r>
        <w:rPr>
          <w:lang w:val="en-US"/>
        </w:rPr>
        <w:t xml:space="preserve">Bridgwater, A. V. (2012). Review of fast pyrolysis of biomass and product upgrading. Biomass and bioenergy, 38, 68-94. </w:t>
      </w:r>
    </w:p>
    <w:p w14:paraId="595F1547" w14:textId="77777777" w:rsidR="0005609A" w:rsidRDefault="00000000">
      <w:pPr>
        <w:spacing w:after="240"/>
        <w:jc w:val="both"/>
        <w:rPr>
          <w:lang w:val="en-US"/>
        </w:rPr>
      </w:pPr>
      <w:r>
        <w:rPr>
          <w:lang w:val="en-US"/>
        </w:rPr>
        <w:t xml:space="preserve">Bridgwater, A., &amp; Peacocke, G. </w:t>
      </w:r>
      <w:r>
        <w:rPr>
          <w:i/>
          <w:iCs/>
          <w:lang w:val="en-US"/>
        </w:rPr>
        <w:t>Fast Pyrolysis Processes for Biomass</w:t>
      </w:r>
      <w:r>
        <w:rPr>
          <w:lang w:val="en-US"/>
        </w:rPr>
        <w:t>. Renewable and Sustainable Energy Reviews, 4 (2000): 1–73.</w:t>
      </w:r>
    </w:p>
    <w:p w14:paraId="2FC0394F" w14:textId="77777777" w:rsidR="0005609A" w:rsidRDefault="00000000">
      <w:pPr>
        <w:spacing w:after="240"/>
        <w:jc w:val="both"/>
        <w:rPr>
          <w:lang w:val="en-US"/>
        </w:rPr>
      </w:pPr>
      <w:r>
        <w:rPr>
          <w:lang w:val="en-US"/>
        </w:rPr>
        <w:t xml:space="preserve">Cao, B., Yuan, J., Jiang, D., Wang, S., Barati, B., Hu, Y., Yuan, C., Gong, X., &amp; Wang, Q. </w:t>
      </w:r>
      <w:r>
        <w:rPr>
          <w:i/>
          <w:iCs/>
          <w:lang w:val="en-US"/>
        </w:rPr>
        <w:t xml:space="preserve">Seaweed-derived biochar with multiple active sites as a heterogeneous catalyst for converting </w:t>
      </w:r>
      <w:r>
        <w:rPr>
          <w:i/>
          <w:iCs/>
          <w:lang w:val="en-US"/>
        </w:rPr>
        <w:lastRenderedPageBreak/>
        <w:t>macroalgae into acid-free biooil containing abundant ester and sugar substances</w:t>
      </w:r>
      <w:r>
        <w:rPr>
          <w:lang w:val="en-US"/>
        </w:rPr>
        <w:t xml:space="preserve">. Fuel, 285 (2021). </w:t>
      </w:r>
      <w:hyperlink r:id="rId27">
        <w:r w:rsidR="0005609A">
          <w:rPr>
            <w:rStyle w:val="Kpr"/>
            <w:lang w:val="en-US"/>
          </w:rPr>
          <w:t>https://doi.org/10.1016/j.fuel.2020.119164</w:t>
        </w:r>
      </w:hyperlink>
    </w:p>
    <w:p w14:paraId="7C63507B" w14:textId="77777777" w:rsidR="0005609A" w:rsidRDefault="00000000">
      <w:pPr>
        <w:spacing w:after="240"/>
        <w:jc w:val="both"/>
        <w:rPr>
          <w:lang w:val="en-US"/>
        </w:rPr>
      </w:pPr>
      <w:r>
        <w:rPr>
          <w:lang w:val="en-US"/>
        </w:rPr>
        <w:t xml:space="preserve">Chang, C. C., Chen, C. P., Yang, C. S., Chen, Y. H., Huang, M., &amp; Chang, C. Y. </w:t>
      </w:r>
      <w:r>
        <w:rPr>
          <w:i/>
          <w:iCs/>
          <w:lang w:val="en-US"/>
        </w:rPr>
        <w:t>Conversion of waste bamboo chopsticks to bio-oil via catalytic hydrothermal liquefaction using K2CO3</w:t>
      </w:r>
      <w:r>
        <w:rPr>
          <w:lang w:val="en-US"/>
        </w:rPr>
        <w:t>. Chemical Engineering Journal, 288 (2016): 161–172.</w:t>
      </w:r>
    </w:p>
    <w:p w14:paraId="09137526" w14:textId="77777777" w:rsidR="0005609A" w:rsidRDefault="00000000">
      <w:pPr>
        <w:spacing w:after="240"/>
        <w:jc w:val="both"/>
        <w:rPr>
          <w:lang w:val="en-US"/>
        </w:rPr>
      </w:pPr>
      <w:r>
        <w:rPr>
          <w:lang w:val="en-US"/>
        </w:rPr>
        <w:t xml:space="preserve">Chen, D., Chen, X., Sun, J., Zheng, Z., &amp; Fu, K. </w:t>
      </w:r>
      <w:r>
        <w:rPr>
          <w:i/>
          <w:iCs/>
          <w:lang w:val="en-US"/>
        </w:rPr>
        <w:t xml:space="preserve">Pyrolysis </w:t>
      </w:r>
      <w:proofErr w:type="spellStart"/>
      <w:r>
        <w:rPr>
          <w:i/>
          <w:iCs/>
          <w:lang w:val="en-US"/>
        </w:rPr>
        <w:t>polygeneration</w:t>
      </w:r>
      <w:proofErr w:type="spellEnd"/>
      <w:r>
        <w:rPr>
          <w:i/>
          <w:iCs/>
          <w:lang w:val="en-US"/>
        </w:rPr>
        <w:t xml:space="preserve"> of pine nut shell: Quality of pyrolysis products and study on the preparation of activated carbon from biochar</w:t>
      </w:r>
      <w:r>
        <w:rPr>
          <w:lang w:val="en-US"/>
        </w:rPr>
        <w:t xml:space="preserve">. Bioresource Technology, 216 (2016): 629–636. </w:t>
      </w:r>
      <w:hyperlink r:id="rId28">
        <w:r w:rsidR="0005609A">
          <w:rPr>
            <w:rStyle w:val="Kpr"/>
            <w:lang w:val="en-US"/>
          </w:rPr>
          <w:t>https://doi.org/10.1016/j.biortech.2016.05.107</w:t>
        </w:r>
      </w:hyperlink>
    </w:p>
    <w:p w14:paraId="4A81ED06" w14:textId="77777777" w:rsidR="0005609A" w:rsidRDefault="00000000">
      <w:pPr>
        <w:spacing w:after="240"/>
        <w:jc w:val="both"/>
        <w:rPr>
          <w:lang w:val="en-US"/>
        </w:rPr>
      </w:pPr>
      <w:r>
        <w:rPr>
          <w:lang w:val="en-US"/>
        </w:rPr>
        <w:t xml:space="preserve">Chen, D., Cen, K., Jing, X., Gao, J., Li, C., &amp; Ma, Z. </w:t>
      </w:r>
      <w:r>
        <w:rPr>
          <w:i/>
          <w:iCs/>
          <w:lang w:val="en-US"/>
        </w:rPr>
        <w:t>An approach for upgrading biomass and pyrolysis product quality using a combination of aqueous phase bio-oil washing and torrefaction pretreatment</w:t>
      </w:r>
      <w:r>
        <w:rPr>
          <w:lang w:val="en-US"/>
        </w:rPr>
        <w:t xml:space="preserve">. Bioresource Technology, 233 (2017): 150–158. </w:t>
      </w:r>
      <w:hyperlink r:id="rId29">
        <w:r w:rsidR="0005609A">
          <w:rPr>
            <w:rStyle w:val="Kpr"/>
            <w:lang w:val="en-US"/>
          </w:rPr>
          <w:t>https://doi.org/10.1016/j.biortech.2017.02.120</w:t>
        </w:r>
      </w:hyperlink>
    </w:p>
    <w:p w14:paraId="756EDE30" w14:textId="77777777" w:rsidR="0005609A" w:rsidRDefault="00000000">
      <w:pPr>
        <w:spacing w:after="240"/>
        <w:jc w:val="both"/>
        <w:rPr>
          <w:lang w:val="en-US"/>
        </w:rPr>
      </w:pPr>
      <w:r>
        <w:rPr>
          <w:lang w:val="en-US"/>
        </w:rPr>
        <w:t xml:space="preserve">Chen, D., Wang, Y., Liu, Y., Cen, K., Cao, X., &amp; Ma, Z. </w:t>
      </w:r>
      <w:r>
        <w:rPr>
          <w:i/>
          <w:iCs/>
          <w:lang w:val="en-US"/>
        </w:rPr>
        <w:t>Comparative study on the pyrolysis behaviors of rice straw under different washing pretreatments of water, acid solution, and aqueous phase bio-oil by using TG-FTIR and Py-GC/MS</w:t>
      </w:r>
      <w:r>
        <w:rPr>
          <w:lang w:val="en-US"/>
        </w:rPr>
        <w:t>. Fuel, 252 (2019): 1–9.</w:t>
      </w:r>
    </w:p>
    <w:p w14:paraId="394EBD91" w14:textId="77777777" w:rsidR="0005609A" w:rsidRDefault="00000000">
      <w:pPr>
        <w:spacing w:after="240"/>
        <w:jc w:val="both"/>
        <w:rPr>
          <w:lang w:val="en-US"/>
        </w:rPr>
      </w:pPr>
      <w:r>
        <w:rPr>
          <w:lang w:val="en-US"/>
        </w:rPr>
        <w:t xml:space="preserve">Chen, W., Aniza, R., </w:t>
      </w:r>
      <w:proofErr w:type="spellStart"/>
      <w:r>
        <w:rPr>
          <w:lang w:val="en-US"/>
        </w:rPr>
        <w:t>Arpia</w:t>
      </w:r>
      <w:proofErr w:type="spellEnd"/>
      <w:r>
        <w:rPr>
          <w:lang w:val="en-US"/>
        </w:rPr>
        <w:t xml:space="preserve">, A. A., Lo, H., Hoang, A. T., Goodarzi, V., &amp; Gao, J. </w:t>
      </w:r>
      <w:r>
        <w:rPr>
          <w:i/>
          <w:iCs/>
          <w:lang w:val="en-US"/>
        </w:rPr>
        <w:t>A comparative analysis of biomass torrefaction severity index prediction from machine learning</w:t>
      </w:r>
      <w:r>
        <w:rPr>
          <w:lang w:val="en-US"/>
        </w:rPr>
        <w:t>. Applied Energy, 324 (2022): 119689.</w:t>
      </w:r>
    </w:p>
    <w:p w14:paraId="1CCB2D55" w14:textId="77777777" w:rsidR="0005609A" w:rsidRDefault="00000000">
      <w:pPr>
        <w:spacing w:after="240"/>
        <w:jc w:val="both"/>
        <w:rPr>
          <w:lang w:val="en-US"/>
        </w:rPr>
      </w:pPr>
      <w:r>
        <w:rPr>
          <w:lang w:val="en-US"/>
        </w:rPr>
        <w:t xml:space="preserve">Chen, W. H., Huang, M. Y., Chang, J. S., Chen, C. Y., &amp; Lee, W. J. </w:t>
      </w:r>
      <w:r>
        <w:rPr>
          <w:i/>
          <w:iCs/>
          <w:lang w:val="en-US"/>
        </w:rPr>
        <w:t>An energy analysis of torrefaction for upgrading microalga residue as a solid fuel</w:t>
      </w:r>
      <w:r>
        <w:rPr>
          <w:lang w:val="en-US"/>
        </w:rPr>
        <w:t>. Applied Energy, 154 (2015): 622–630.</w:t>
      </w:r>
    </w:p>
    <w:p w14:paraId="3996DE8F" w14:textId="77777777" w:rsidR="0005609A" w:rsidRDefault="00000000">
      <w:pPr>
        <w:spacing w:after="240"/>
        <w:jc w:val="both"/>
        <w:rPr>
          <w:lang w:val="en-US"/>
        </w:rPr>
      </w:pPr>
      <w:r>
        <w:rPr>
          <w:lang w:val="en-US"/>
        </w:rPr>
        <w:t xml:space="preserve">Choi, G. G., &amp; Oh, S. J. </w:t>
      </w:r>
      <w:r>
        <w:rPr>
          <w:i/>
          <w:iCs/>
          <w:lang w:val="en-US"/>
        </w:rPr>
        <w:t>Production of bio-based phenolic resin and activated carbon from bio-oil and biochar derived from fast pyrolysis of palm kernel shells</w:t>
      </w:r>
      <w:r>
        <w:rPr>
          <w:lang w:val="en-US"/>
        </w:rPr>
        <w:t>. Bioresource Technology, 178 (2015): 99–107.</w:t>
      </w:r>
    </w:p>
    <w:p w14:paraId="6BE4F521" w14:textId="77777777" w:rsidR="0005609A" w:rsidRDefault="00000000">
      <w:pPr>
        <w:spacing w:after="240"/>
        <w:jc w:val="both"/>
        <w:rPr>
          <w:lang w:val="en-US"/>
        </w:rPr>
      </w:pPr>
      <w:proofErr w:type="spellStart"/>
      <w:r>
        <w:rPr>
          <w:lang w:val="en-US"/>
        </w:rPr>
        <w:t>Chukwuneke</w:t>
      </w:r>
      <w:proofErr w:type="spellEnd"/>
      <w:r>
        <w:rPr>
          <w:lang w:val="en-US"/>
        </w:rPr>
        <w:t xml:space="preserve">, J. L., </w:t>
      </w:r>
      <w:proofErr w:type="spellStart"/>
      <w:r>
        <w:rPr>
          <w:lang w:val="en-US"/>
        </w:rPr>
        <w:t>Ewulonu</w:t>
      </w:r>
      <w:proofErr w:type="spellEnd"/>
      <w:r>
        <w:rPr>
          <w:lang w:val="en-US"/>
        </w:rPr>
        <w:t xml:space="preserve">, M. C., </w:t>
      </w:r>
      <w:proofErr w:type="spellStart"/>
      <w:r>
        <w:rPr>
          <w:lang w:val="en-US"/>
        </w:rPr>
        <w:t>Chukwujike</w:t>
      </w:r>
      <w:proofErr w:type="spellEnd"/>
      <w:r>
        <w:rPr>
          <w:lang w:val="en-US"/>
        </w:rPr>
        <w:t xml:space="preserve">, I. C., &amp; Okolie, P. C. </w:t>
      </w:r>
      <w:proofErr w:type="spellStart"/>
      <w:r>
        <w:rPr>
          <w:i/>
          <w:iCs/>
          <w:lang w:val="en-US"/>
        </w:rPr>
        <w:t>Physico</w:t>
      </w:r>
      <w:proofErr w:type="spellEnd"/>
      <w:r>
        <w:rPr>
          <w:i/>
          <w:iCs/>
          <w:lang w:val="en-US"/>
        </w:rPr>
        <w:t>-chemical analysis of pyrolyzed bio-oil from Swietenia macrophylla (mahogany) wood</w:t>
      </w:r>
      <w:r>
        <w:rPr>
          <w:lang w:val="en-US"/>
        </w:rPr>
        <w:t xml:space="preserve">. </w:t>
      </w:r>
      <w:proofErr w:type="spellStart"/>
      <w:r>
        <w:rPr>
          <w:lang w:val="en-US"/>
        </w:rPr>
        <w:t>Heliyon</w:t>
      </w:r>
      <w:proofErr w:type="spellEnd"/>
      <w:r>
        <w:rPr>
          <w:lang w:val="en-US"/>
        </w:rPr>
        <w:t xml:space="preserve">, 5(6) (2019): e01790. </w:t>
      </w:r>
      <w:hyperlink r:id="rId30">
        <w:r w:rsidR="0005609A">
          <w:rPr>
            <w:rStyle w:val="Kpr"/>
            <w:lang w:val="en-US"/>
          </w:rPr>
          <w:t>https://doi.org/10.1016/j.heliyon.2019.e01790</w:t>
        </w:r>
      </w:hyperlink>
    </w:p>
    <w:p w14:paraId="499CE361" w14:textId="77777777" w:rsidR="0005609A" w:rsidRDefault="00000000">
      <w:pPr>
        <w:spacing w:after="240"/>
        <w:jc w:val="both"/>
        <w:rPr>
          <w:lang w:val="en-US"/>
        </w:rPr>
      </w:pPr>
      <w:r>
        <w:rPr>
          <w:lang w:val="en-US"/>
        </w:rPr>
        <w:t xml:space="preserve">Dias, M., &amp; Bezerra, B. </w:t>
      </w:r>
      <w:r>
        <w:rPr>
          <w:i/>
          <w:iCs/>
          <w:lang w:val="en-US"/>
        </w:rPr>
        <w:t>Open-source Process Simulation: DWSIM Capabilities</w:t>
      </w:r>
      <w:r>
        <w:rPr>
          <w:lang w:val="en-US"/>
        </w:rPr>
        <w:t>. Journal of Chemical Engineering Education, 54 (2020): 123–130.</w:t>
      </w:r>
    </w:p>
    <w:p w14:paraId="22CBEBC3" w14:textId="77777777" w:rsidR="0005609A" w:rsidRDefault="00000000">
      <w:pPr>
        <w:spacing w:after="240"/>
        <w:jc w:val="both"/>
        <w:rPr>
          <w:lang w:val="en-US"/>
        </w:rPr>
      </w:pPr>
      <w:r>
        <w:rPr>
          <w:lang w:val="en-US"/>
        </w:rPr>
        <w:t>Goodwin, D. G., Moffat, H. K., Schoegl, I., Speth, R. L., Weber, B. W. (2017). Cantera: An object-oriented software toolkit for chemical kinetics, thermodynamics, and transport processes.</w:t>
      </w:r>
    </w:p>
    <w:p w14:paraId="0420646C" w14:textId="77777777" w:rsidR="0005609A" w:rsidRDefault="00000000">
      <w:pPr>
        <w:spacing w:after="240"/>
        <w:jc w:val="both"/>
        <w:rPr>
          <w:lang w:val="en-US"/>
        </w:rPr>
      </w:pPr>
      <w:r>
        <w:rPr>
          <w:lang w:val="en-US"/>
        </w:rPr>
        <w:t xml:space="preserve">Haq, Z. U., Ullah, H., Khan, M. N. A., Naqvi, S. R., Ahad, A., &amp; Amin, N. A. S. </w:t>
      </w:r>
      <w:r>
        <w:rPr>
          <w:i/>
          <w:iCs/>
          <w:lang w:val="en-US"/>
        </w:rPr>
        <w:t>Comparative study of machine learning methods integrated with genetic algorithm and particle swarm optimization for bio-char yield prediction</w:t>
      </w:r>
      <w:r>
        <w:rPr>
          <w:lang w:val="en-US"/>
        </w:rPr>
        <w:t>. Bioresource Technology, 363 (2022): 128008.</w:t>
      </w:r>
    </w:p>
    <w:p w14:paraId="69B928C5" w14:textId="77777777" w:rsidR="0005609A" w:rsidRDefault="00000000">
      <w:pPr>
        <w:spacing w:after="240"/>
        <w:jc w:val="both"/>
        <w:rPr>
          <w:lang w:val="en-US"/>
        </w:rPr>
      </w:pPr>
      <w:r>
        <w:rPr>
          <w:lang w:val="en-US"/>
        </w:rPr>
        <w:t xml:space="preserve">Hu, Z., Zhu, L., Cai, H., Huang, M., Li, J., &amp; Cai, B. </w:t>
      </w:r>
      <w:r>
        <w:rPr>
          <w:i/>
          <w:iCs/>
          <w:lang w:val="en-US"/>
        </w:rPr>
        <w:t>Enhancement of the production of bio-aromatics from bamboo pyrolysis: Wet torrefaction pretreatment coupled with catalytic fast pyrolysis</w:t>
      </w:r>
      <w:r>
        <w:rPr>
          <w:lang w:val="en-US"/>
        </w:rPr>
        <w:t>. Journal of Analytical and Applied Pyrolysis, 169 (2023): 105818.</w:t>
      </w:r>
    </w:p>
    <w:p w14:paraId="7F5E0DD7" w14:textId="77777777" w:rsidR="0005609A" w:rsidRDefault="00000000">
      <w:pPr>
        <w:spacing w:after="240"/>
        <w:jc w:val="both"/>
        <w:rPr>
          <w:lang w:val="en-US"/>
        </w:rPr>
      </w:pPr>
      <w:r>
        <w:rPr>
          <w:lang w:val="en-US"/>
        </w:rPr>
        <w:lastRenderedPageBreak/>
        <w:t xml:space="preserve">Hwang, H., Oh, S., Cho, T., Choi, I., &amp; Choi, J. W. </w:t>
      </w:r>
      <w:r>
        <w:rPr>
          <w:i/>
          <w:iCs/>
          <w:lang w:val="en-US"/>
        </w:rPr>
        <w:t>Fast Pyrolysis of potassium impregnated poplar wood and characterization of its influence on the formation as well as properties of pyrolytic products</w:t>
      </w:r>
      <w:r>
        <w:rPr>
          <w:lang w:val="en-US"/>
        </w:rPr>
        <w:t>. Bioresource Technology, 150 (2013): 359–366.</w:t>
      </w:r>
    </w:p>
    <w:p w14:paraId="5645F01C" w14:textId="77777777" w:rsidR="0005609A" w:rsidRDefault="00000000">
      <w:pPr>
        <w:spacing w:after="240"/>
        <w:jc w:val="both"/>
        <w:rPr>
          <w:lang w:val="en-US"/>
        </w:rPr>
      </w:pPr>
      <w:r>
        <w:rPr>
          <w:lang w:val="en-US"/>
        </w:rPr>
        <w:t xml:space="preserve">Inayat, A., &amp; </w:t>
      </w:r>
      <w:proofErr w:type="spellStart"/>
      <w:r>
        <w:rPr>
          <w:lang w:val="en-US"/>
        </w:rPr>
        <w:t>Dahoe</w:t>
      </w:r>
      <w:proofErr w:type="spellEnd"/>
      <w:r>
        <w:rPr>
          <w:lang w:val="en-US"/>
        </w:rPr>
        <w:t xml:space="preserve">, A. </w:t>
      </w:r>
      <w:r>
        <w:rPr>
          <w:i/>
          <w:iCs/>
          <w:lang w:val="en-US"/>
        </w:rPr>
        <w:t>Integrated WGS Reactor Modeling</w:t>
      </w:r>
      <w:r>
        <w:rPr>
          <w:lang w:val="en-US"/>
        </w:rPr>
        <w:t>. Catalysis Today, 249 (2015): 206–214.</w:t>
      </w:r>
    </w:p>
    <w:p w14:paraId="54193784" w14:textId="77777777" w:rsidR="0005609A" w:rsidRDefault="00000000">
      <w:pPr>
        <w:spacing w:after="240"/>
        <w:jc w:val="both"/>
        <w:rPr>
          <w:lang w:val="en-US"/>
        </w:rPr>
      </w:pPr>
      <w:r>
        <w:rPr>
          <w:lang w:val="en-US"/>
        </w:rPr>
        <w:t xml:space="preserve">Kartal, F., &amp; </w:t>
      </w:r>
      <w:proofErr w:type="spellStart"/>
      <w:r>
        <w:rPr>
          <w:lang w:val="en-US"/>
        </w:rPr>
        <w:t>Özveren</w:t>
      </w:r>
      <w:proofErr w:type="spellEnd"/>
      <w:r>
        <w:rPr>
          <w:lang w:val="en-US"/>
        </w:rPr>
        <w:t xml:space="preserve">, U. </w:t>
      </w:r>
      <w:r>
        <w:rPr>
          <w:i/>
          <w:iCs/>
          <w:lang w:val="en-US"/>
        </w:rPr>
        <w:t>Prediction of torrefied biomass properties from raw biomass</w:t>
      </w:r>
      <w:r>
        <w:rPr>
          <w:lang w:val="en-US"/>
        </w:rPr>
        <w:t>. Renewable Energy, 182 (2022): 578–591.</w:t>
      </w:r>
    </w:p>
    <w:p w14:paraId="66739885" w14:textId="77777777" w:rsidR="0005609A" w:rsidRDefault="00000000">
      <w:pPr>
        <w:spacing w:after="240"/>
        <w:jc w:val="both"/>
        <w:rPr>
          <w:lang w:val="en-US"/>
        </w:rPr>
      </w:pPr>
      <w:r>
        <w:rPr>
          <w:lang w:val="en-US"/>
        </w:rPr>
        <w:t xml:space="preserve">Keskin, T., &amp; Duman, G. </w:t>
      </w:r>
      <w:r>
        <w:rPr>
          <w:i/>
          <w:iCs/>
          <w:lang w:val="en-US"/>
        </w:rPr>
        <w:t>Bioethanol production by syngas fermentation from pyrolysis gas using mixed culture: Heat-pretreatment effect</w:t>
      </w:r>
      <w:r>
        <w:rPr>
          <w:lang w:val="en-US"/>
        </w:rPr>
        <w:t xml:space="preserve">. </w:t>
      </w:r>
      <w:proofErr w:type="spellStart"/>
      <w:r>
        <w:rPr>
          <w:lang w:val="en-US"/>
        </w:rPr>
        <w:t>Pamukkale</w:t>
      </w:r>
      <w:proofErr w:type="spellEnd"/>
      <w:r>
        <w:rPr>
          <w:lang w:val="en-US"/>
        </w:rPr>
        <w:t xml:space="preserve"> </w:t>
      </w:r>
      <w:proofErr w:type="spellStart"/>
      <w:r>
        <w:rPr>
          <w:lang w:val="en-US"/>
        </w:rPr>
        <w:t>Üniversitesi</w:t>
      </w:r>
      <w:proofErr w:type="spellEnd"/>
      <w:r>
        <w:rPr>
          <w:lang w:val="en-US"/>
        </w:rPr>
        <w:t xml:space="preserve"> </w:t>
      </w:r>
      <w:proofErr w:type="spellStart"/>
      <w:r>
        <w:rPr>
          <w:lang w:val="en-US"/>
        </w:rPr>
        <w:t>Mühendislik</w:t>
      </w:r>
      <w:proofErr w:type="spellEnd"/>
      <w:r>
        <w:rPr>
          <w:lang w:val="en-US"/>
        </w:rPr>
        <w:t xml:space="preserve"> </w:t>
      </w:r>
      <w:proofErr w:type="spellStart"/>
      <w:r>
        <w:rPr>
          <w:lang w:val="en-US"/>
        </w:rPr>
        <w:t>Bilimleri</w:t>
      </w:r>
      <w:proofErr w:type="spellEnd"/>
      <w:r>
        <w:rPr>
          <w:lang w:val="en-US"/>
        </w:rPr>
        <w:t xml:space="preserve"> Dergisi, 26(7) (2020): 1299–1307.</w:t>
      </w:r>
    </w:p>
    <w:p w14:paraId="7BAF10C9" w14:textId="77777777" w:rsidR="0005609A" w:rsidRDefault="00000000">
      <w:pPr>
        <w:spacing w:after="240"/>
        <w:jc w:val="both"/>
        <w:rPr>
          <w:lang w:val="en-US"/>
        </w:rPr>
      </w:pPr>
      <w:r>
        <w:rPr>
          <w:lang w:val="en-US"/>
        </w:rPr>
        <w:t xml:space="preserve">Khor, K. H., Lim, K. O., &amp; Zainal, Z. A. </w:t>
      </w:r>
      <w:r>
        <w:rPr>
          <w:i/>
          <w:iCs/>
          <w:lang w:val="en-US"/>
        </w:rPr>
        <w:t>Characterization of Bio-Oil: A By-Product from Slow Pyrolysis of Oil Palm Empty Fruit Bunches</w:t>
      </w:r>
      <w:r>
        <w:rPr>
          <w:lang w:val="en-US"/>
        </w:rPr>
        <w:t>. American Journal of Applied Sciences, 6(9) (2009): 1647–1652.</w:t>
      </w:r>
    </w:p>
    <w:p w14:paraId="0623F37F" w14:textId="77777777" w:rsidR="0005609A" w:rsidRDefault="00000000">
      <w:pPr>
        <w:spacing w:after="240"/>
        <w:jc w:val="both"/>
        <w:rPr>
          <w:lang w:val="en-US"/>
        </w:rPr>
      </w:pPr>
      <w:r>
        <w:rPr>
          <w:lang w:val="en-US"/>
        </w:rPr>
        <w:t xml:space="preserve">Kutlu, Ö., &amp; </w:t>
      </w:r>
      <w:proofErr w:type="spellStart"/>
      <w:r>
        <w:rPr>
          <w:lang w:val="en-US"/>
        </w:rPr>
        <w:t>Koçar</w:t>
      </w:r>
      <w:proofErr w:type="spellEnd"/>
      <w:r>
        <w:rPr>
          <w:lang w:val="en-US"/>
        </w:rPr>
        <w:t xml:space="preserve">, G. </w:t>
      </w:r>
      <w:r>
        <w:rPr>
          <w:i/>
          <w:iCs/>
          <w:lang w:val="en-US"/>
        </w:rPr>
        <w:t xml:space="preserve">Upgrading lignocellulosic waste to fuel by torrefaction: </w:t>
      </w:r>
      <w:proofErr w:type="spellStart"/>
      <w:r>
        <w:rPr>
          <w:i/>
          <w:iCs/>
          <w:lang w:val="en-US"/>
        </w:rPr>
        <w:t>Characterisation</w:t>
      </w:r>
      <w:proofErr w:type="spellEnd"/>
      <w:r>
        <w:rPr>
          <w:i/>
          <w:iCs/>
          <w:lang w:val="en-US"/>
        </w:rPr>
        <w:t xml:space="preserve"> and process optimization by response surface methodology</w:t>
      </w:r>
      <w:r>
        <w:rPr>
          <w:lang w:val="en-US"/>
        </w:rPr>
        <w:t>. International Journal of Energy Research, 42 (2018): 4746–4760.</w:t>
      </w:r>
    </w:p>
    <w:p w14:paraId="2C410802" w14:textId="77777777" w:rsidR="0005609A" w:rsidRDefault="00000000">
      <w:pPr>
        <w:spacing w:after="240"/>
        <w:jc w:val="both"/>
        <w:rPr>
          <w:lang w:val="en-US"/>
        </w:rPr>
      </w:pPr>
      <w:r>
        <w:rPr>
          <w:lang w:val="en-US"/>
        </w:rPr>
        <w:t xml:space="preserve">Lee, H., &amp; Kim, Y. M. </w:t>
      </w:r>
      <w:r>
        <w:rPr>
          <w:i/>
          <w:iCs/>
          <w:lang w:val="en-US"/>
        </w:rPr>
        <w:t>Recent advances in the catalytic hydrodeoxygenation of bio-oil</w:t>
      </w:r>
      <w:r>
        <w:rPr>
          <w:lang w:val="en-US"/>
        </w:rPr>
        <w:t>. Korean Journal of Chemical Engineering, 33(12) (2016): 3299–3315.</w:t>
      </w:r>
    </w:p>
    <w:p w14:paraId="55DD0965" w14:textId="77777777" w:rsidR="0005609A" w:rsidRDefault="00000000">
      <w:pPr>
        <w:spacing w:after="240"/>
        <w:jc w:val="both"/>
        <w:rPr>
          <w:lang w:val="en-US"/>
        </w:rPr>
      </w:pPr>
      <w:r>
        <w:rPr>
          <w:lang w:val="en-US"/>
        </w:rPr>
        <w:t xml:space="preserve">Leng, E., He, B., Chen, J., Liao, G., Ma, Y., Zhang, F., Liu, S., &amp; E, J. </w:t>
      </w:r>
      <w:r>
        <w:rPr>
          <w:i/>
          <w:iCs/>
          <w:lang w:val="en-US"/>
        </w:rPr>
        <w:t>Prediction of three-phased product distribution and bio-oil heating value of biomass fast pyrolysis based on machine learning</w:t>
      </w:r>
      <w:r>
        <w:rPr>
          <w:lang w:val="en-US"/>
        </w:rPr>
        <w:t>. Energy, 236 (2021): 121401.</w:t>
      </w:r>
    </w:p>
    <w:p w14:paraId="1BBE4B46" w14:textId="77777777" w:rsidR="0005609A" w:rsidRDefault="00000000">
      <w:pPr>
        <w:spacing w:after="240"/>
        <w:jc w:val="both"/>
        <w:rPr>
          <w:lang w:val="en-US"/>
        </w:rPr>
      </w:pPr>
      <w:r>
        <w:rPr>
          <w:lang w:val="en-US"/>
        </w:rPr>
        <w:t xml:space="preserve">Leng, E., He, B., Chen, J., Liao, G., Ma, Y., Zhang, F., Liu, S., &amp; E, J. (2021). Prediction of three-phase product distribution and bio-oil heating value of biomass fast pyrolysis based on machine learning. </w:t>
      </w:r>
      <w:r>
        <w:rPr>
          <w:i/>
          <w:iCs/>
          <w:lang w:val="en-US"/>
        </w:rPr>
        <w:t>Energy</w:t>
      </w:r>
      <w:r>
        <w:rPr>
          <w:lang w:val="en-US"/>
        </w:rPr>
        <w:t xml:space="preserve">, </w:t>
      </w:r>
      <w:r>
        <w:rPr>
          <w:i/>
          <w:iCs/>
          <w:lang w:val="en-US"/>
        </w:rPr>
        <w:t>236</w:t>
      </w:r>
      <w:r>
        <w:rPr>
          <w:lang w:val="en-US"/>
        </w:rPr>
        <w:t>. https://doi.org/10.1016/j.energy.2021.121401</w:t>
      </w:r>
    </w:p>
    <w:p w14:paraId="6E5A7F43" w14:textId="77777777" w:rsidR="0005609A" w:rsidRDefault="00000000">
      <w:pPr>
        <w:spacing w:after="240"/>
        <w:jc w:val="both"/>
        <w:rPr>
          <w:lang w:val="en-US"/>
        </w:rPr>
      </w:pPr>
      <w:r>
        <w:rPr>
          <w:lang w:val="en-US"/>
        </w:rPr>
        <w:t xml:space="preserve">Luyben, W. </w:t>
      </w:r>
      <w:r>
        <w:rPr>
          <w:i/>
          <w:iCs/>
          <w:lang w:val="en-US"/>
        </w:rPr>
        <w:t>Process Design of Steam-Methane Reformers</w:t>
      </w:r>
      <w:r>
        <w:rPr>
          <w:lang w:val="en-US"/>
        </w:rPr>
        <w:t>. Industrial &amp; Engineering Chemistry Research, 55 (2016): 2486–2498.</w:t>
      </w:r>
    </w:p>
    <w:p w14:paraId="20D12E72" w14:textId="77777777" w:rsidR="0005609A" w:rsidRDefault="00000000">
      <w:pPr>
        <w:spacing w:after="240"/>
        <w:jc w:val="both"/>
        <w:rPr>
          <w:lang w:val="en-US"/>
        </w:rPr>
      </w:pPr>
      <w:r>
        <w:rPr>
          <w:lang w:val="en-US"/>
        </w:rPr>
        <w:t xml:space="preserve">Modak, S., Katiyar, P., Yadav, S., Jain, S., Gole, B., &amp; Talukdar, D. </w:t>
      </w:r>
      <w:r>
        <w:rPr>
          <w:i/>
          <w:iCs/>
          <w:lang w:val="en-US"/>
        </w:rPr>
        <w:t>Generation and characterization of bio-oil obtained from the slow pyrolysis of cooked food waste at various temperatures</w:t>
      </w:r>
      <w:r>
        <w:rPr>
          <w:lang w:val="en-US"/>
        </w:rPr>
        <w:t xml:space="preserve">. Waste Management, 158 (2023): 23–36. </w:t>
      </w:r>
      <w:hyperlink r:id="rId31">
        <w:r w:rsidR="0005609A">
          <w:rPr>
            <w:rStyle w:val="Kpr"/>
            <w:lang w:val="en-US"/>
          </w:rPr>
          <w:t>https://doi.org/10.1016/j.wasman.2023.01.002</w:t>
        </w:r>
      </w:hyperlink>
    </w:p>
    <w:p w14:paraId="13EF7DB2" w14:textId="77777777" w:rsidR="0005609A" w:rsidRDefault="00000000">
      <w:pPr>
        <w:spacing w:after="240"/>
        <w:jc w:val="both"/>
        <w:rPr>
          <w:lang w:val="en-US"/>
        </w:rPr>
      </w:pPr>
      <w:r>
        <w:rPr>
          <w:lang w:val="en-US"/>
        </w:rPr>
        <w:t xml:space="preserve">Mullen, C. A., Boateng, A. A., Hicks, K. B., Goldberg, N. M., &amp; Moreau, R. A. </w:t>
      </w:r>
      <w:r>
        <w:rPr>
          <w:i/>
          <w:iCs/>
          <w:lang w:val="en-US"/>
        </w:rPr>
        <w:t>Analysis and comparison of bio-oil produced by fast pyrolysis from three barley biomass/byproduct streams</w:t>
      </w:r>
      <w:r>
        <w:rPr>
          <w:lang w:val="en-US"/>
        </w:rPr>
        <w:t xml:space="preserve">. Energy &amp; Fuels, 24(1) (2010): 699–706. </w:t>
      </w:r>
      <w:hyperlink r:id="rId32">
        <w:r w:rsidR="0005609A">
          <w:rPr>
            <w:rStyle w:val="Kpr"/>
            <w:lang w:val="en-US"/>
          </w:rPr>
          <w:t>https://doi.org/10.1021/ef900912s</w:t>
        </w:r>
      </w:hyperlink>
    </w:p>
    <w:p w14:paraId="65B5C491" w14:textId="77777777" w:rsidR="0005609A" w:rsidRDefault="00000000">
      <w:pPr>
        <w:spacing w:after="240"/>
        <w:jc w:val="both"/>
        <w:rPr>
          <w:lang w:val="en-US"/>
        </w:rPr>
      </w:pPr>
      <w:r>
        <w:rPr>
          <w:lang w:val="en-US"/>
        </w:rPr>
        <w:t xml:space="preserve">Ni, M., &amp; Leung, D. Y. C. </w:t>
      </w:r>
      <w:r>
        <w:rPr>
          <w:i/>
          <w:iCs/>
          <w:lang w:val="en-US"/>
        </w:rPr>
        <w:t>An Overview of Hydrogen Production from Biomass</w:t>
      </w:r>
      <w:r>
        <w:rPr>
          <w:lang w:val="en-US"/>
        </w:rPr>
        <w:t>. Fuel Processing Technology, 87 (2006): 461–472.</w:t>
      </w:r>
    </w:p>
    <w:p w14:paraId="0942E3A4" w14:textId="77777777" w:rsidR="0005609A" w:rsidRDefault="00000000">
      <w:pPr>
        <w:spacing w:after="240"/>
        <w:jc w:val="both"/>
        <w:rPr>
          <w:lang w:val="en-US"/>
        </w:rPr>
      </w:pPr>
      <w:r>
        <w:rPr>
          <w:lang w:val="en-US"/>
        </w:rPr>
        <w:t xml:space="preserve">Nzihou, A., Stanmore, B., </w:t>
      </w:r>
      <w:proofErr w:type="spellStart"/>
      <w:r>
        <w:rPr>
          <w:lang w:val="en-US"/>
        </w:rPr>
        <w:t>Lyczko</w:t>
      </w:r>
      <w:proofErr w:type="spellEnd"/>
      <w:r>
        <w:rPr>
          <w:lang w:val="en-US"/>
        </w:rPr>
        <w:t xml:space="preserve">, N., &amp; Minh, D. P. </w:t>
      </w:r>
      <w:r>
        <w:rPr>
          <w:i/>
          <w:iCs/>
          <w:lang w:val="en-US"/>
        </w:rPr>
        <w:t>The catalytic effect of inherent and adsorbed metals on the fast/flash pyrolysis of biomass: a review</w:t>
      </w:r>
      <w:r>
        <w:rPr>
          <w:lang w:val="en-US"/>
        </w:rPr>
        <w:t>. Biomass and Bioenergy, 116 (2014): 358–369.</w:t>
      </w:r>
    </w:p>
    <w:p w14:paraId="6623D2CF" w14:textId="77777777" w:rsidR="0005609A" w:rsidRDefault="00000000">
      <w:pPr>
        <w:spacing w:after="240"/>
        <w:jc w:val="both"/>
        <w:rPr>
          <w:lang w:val="en-US"/>
        </w:rPr>
      </w:pPr>
      <w:proofErr w:type="spellStart"/>
      <w:r>
        <w:rPr>
          <w:lang w:val="en-US"/>
        </w:rPr>
        <w:lastRenderedPageBreak/>
        <w:t>Oasmaa</w:t>
      </w:r>
      <w:proofErr w:type="spellEnd"/>
      <w:r>
        <w:rPr>
          <w:lang w:val="en-US"/>
        </w:rPr>
        <w:t xml:space="preserve">, A., &amp; Peacocke, C. (2010). A guide to physical property </w:t>
      </w:r>
      <w:proofErr w:type="spellStart"/>
      <w:r>
        <w:rPr>
          <w:lang w:val="en-US"/>
        </w:rPr>
        <w:t>characterisation</w:t>
      </w:r>
      <w:proofErr w:type="spellEnd"/>
      <w:r>
        <w:rPr>
          <w:lang w:val="en-US"/>
        </w:rPr>
        <w:t xml:space="preserve"> of biomass-derived fast pyrolysis liquids. VTT Publications.</w:t>
      </w:r>
    </w:p>
    <w:p w14:paraId="075B2CF0" w14:textId="77777777" w:rsidR="0005609A" w:rsidRDefault="00000000">
      <w:pPr>
        <w:spacing w:after="240"/>
        <w:jc w:val="both"/>
        <w:rPr>
          <w:lang w:val="en-US"/>
        </w:rPr>
      </w:pPr>
      <w:proofErr w:type="spellStart"/>
      <w:r>
        <w:rPr>
          <w:lang w:val="en-US"/>
        </w:rPr>
        <w:t>Onsree</w:t>
      </w:r>
      <w:proofErr w:type="spellEnd"/>
      <w:r>
        <w:rPr>
          <w:lang w:val="en-US"/>
        </w:rPr>
        <w:t xml:space="preserve">, T., &amp; </w:t>
      </w:r>
      <w:proofErr w:type="spellStart"/>
      <w:r>
        <w:rPr>
          <w:lang w:val="en-US"/>
        </w:rPr>
        <w:t>Tippayawong</w:t>
      </w:r>
      <w:proofErr w:type="spellEnd"/>
      <w:r>
        <w:rPr>
          <w:lang w:val="en-US"/>
        </w:rPr>
        <w:t xml:space="preserve">, N. </w:t>
      </w:r>
      <w:r>
        <w:rPr>
          <w:i/>
          <w:iCs/>
          <w:lang w:val="en-US"/>
        </w:rPr>
        <w:t>Machine learning application to predict yields of solid products from biomass torrefaction</w:t>
      </w:r>
      <w:r>
        <w:rPr>
          <w:lang w:val="en-US"/>
        </w:rPr>
        <w:t>. Renewable Energy, 167 (2021): 425–432.</w:t>
      </w:r>
    </w:p>
    <w:p w14:paraId="2107CA36" w14:textId="77777777" w:rsidR="003F3129" w:rsidRPr="003F3129" w:rsidRDefault="003F3129" w:rsidP="003F3129">
      <w:pPr>
        <w:spacing w:after="240"/>
        <w:jc w:val="both"/>
        <w:rPr>
          <w:lang w:val="en-US"/>
        </w:rPr>
      </w:pPr>
      <w:proofErr w:type="spellStart"/>
      <w:r w:rsidRPr="003F3129">
        <w:rPr>
          <w:lang w:val="en-US"/>
        </w:rPr>
        <w:t>Pafili</w:t>
      </w:r>
      <w:proofErr w:type="spellEnd"/>
      <w:r w:rsidRPr="003F3129">
        <w:rPr>
          <w:lang w:val="en-US"/>
        </w:rPr>
        <w:t xml:space="preserve">, A., </w:t>
      </w:r>
      <w:proofErr w:type="spellStart"/>
      <w:r w:rsidRPr="003F3129">
        <w:rPr>
          <w:lang w:val="en-US"/>
        </w:rPr>
        <w:t>Charisiou</w:t>
      </w:r>
      <w:proofErr w:type="spellEnd"/>
      <w:r w:rsidRPr="003F3129">
        <w:rPr>
          <w:lang w:val="en-US"/>
        </w:rPr>
        <w:t xml:space="preserve">, N. D., </w:t>
      </w:r>
      <w:proofErr w:type="spellStart"/>
      <w:r w:rsidRPr="003F3129">
        <w:rPr>
          <w:lang w:val="en-US"/>
        </w:rPr>
        <w:t>Douvartzides</w:t>
      </w:r>
      <w:proofErr w:type="spellEnd"/>
      <w:r w:rsidRPr="003F3129">
        <w:rPr>
          <w:lang w:val="en-US"/>
        </w:rPr>
        <w:t xml:space="preserve">, S. L., </w:t>
      </w:r>
      <w:proofErr w:type="spellStart"/>
      <w:r w:rsidRPr="003F3129">
        <w:rPr>
          <w:lang w:val="en-US"/>
        </w:rPr>
        <w:t>Siakavelas</w:t>
      </w:r>
      <w:proofErr w:type="spellEnd"/>
      <w:r w:rsidRPr="003F3129">
        <w:rPr>
          <w:lang w:val="en-US"/>
        </w:rPr>
        <w:t xml:space="preserve">, G. I., Wang, W., Liu, G., Papadakis, V. G., &amp; Goula, M. A. (2021). Recent progress in the steam reforming of bio-oil for hydrogen production: A review of operating parameters, catalytic systems and technological innovations. In </w:t>
      </w:r>
      <w:r w:rsidRPr="003F3129">
        <w:rPr>
          <w:i/>
          <w:iCs/>
          <w:lang w:val="en-US"/>
        </w:rPr>
        <w:t>Catalysts</w:t>
      </w:r>
      <w:r w:rsidRPr="003F3129">
        <w:rPr>
          <w:lang w:val="en-US"/>
        </w:rPr>
        <w:t xml:space="preserve"> (Vol. 11, Issue 12). MDPI. https://doi.org/10.3390/catal11121526</w:t>
      </w:r>
    </w:p>
    <w:p w14:paraId="2077AA0B" w14:textId="77777777" w:rsidR="0005609A" w:rsidRDefault="00000000">
      <w:pPr>
        <w:spacing w:after="240"/>
        <w:jc w:val="both"/>
        <w:rPr>
          <w:lang w:val="en-US"/>
        </w:rPr>
      </w:pPr>
      <w:r>
        <w:rPr>
          <w:lang w:val="en-US"/>
        </w:rPr>
        <w:t xml:space="preserve">Sampaio, T. Q. S., Lima, S. B., &amp; Pires, C. A. M. </w:t>
      </w:r>
      <w:r>
        <w:rPr>
          <w:i/>
          <w:iCs/>
          <w:lang w:val="en-US"/>
        </w:rPr>
        <w:t>Influence of extractives on the composition of bio-oil from biomass pyrolysis – A review</w:t>
      </w:r>
      <w:r>
        <w:rPr>
          <w:lang w:val="en-US"/>
        </w:rPr>
        <w:t xml:space="preserve">. Journal of Analytical and Applied Pyrolysis, 186 (2025): 106919. </w:t>
      </w:r>
      <w:hyperlink r:id="rId33">
        <w:r w:rsidR="0005609A">
          <w:rPr>
            <w:rStyle w:val="Kpr"/>
            <w:lang w:val="en-US"/>
          </w:rPr>
          <w:t>https://doi.org/10.1016/j.jaap.2024.106919</w:t>
        </w:r>
      </w:hyperlink>
    </w:p>
    <w:p w14:paraId="29C32357" w14:textId="77777777" w:rsidR="0005609A" w:rsidRDefault="00000000">
      <w:pPr>
        <w:spacing w:after="240"/>
        <w:jc w:val="both"/>
        <w:rPr>
          <w:lang w:val="en-US"/>
        </w:rPr>
      </w:pPr>
      <w:r>
        <w:rPr>
          <w:lang w:val="en-US"/>
        </w:rPr>
        <w:t xml:space="preserve">Sharifzadeh, M., &amp; </w:t>
      </w:r>
      <w:proofErr w:type="spellStart"/>
      <w:r>
        <w:rPr>
          <w:lang w:val="en-US"/>
        </w:rPr>
        <w:t>Sadeqzadeh</w:t>
      </w:r>
      <w:proofErr w:type="spellEnd"/>
      <w:r>
        <w:rPr>
          <w:lang w:val="en-US"/>
        </w:rPr>
        <w:t xml:space="preserve">, M. </w:t>
      </w:r>
      <w:r>
        <w:rPr>
          <w:i/>
          <w:iCs/>
          <w:lang w:val="en-US"/>
        </w:rPr>
        <w:t>The multi-scale challenges of biomass fast pyrolysis and bio-oil upgrading: Review of the state of art and future research directions</w:t>
      </w:r>
      <w:r>
        <w:rPr>
          <w:lang w:val="en-US"/>
        </w:rPr>
        <w:t>. Progress in Energy and Combustion Science, 71 (2019): 1–80.</w:t>
      </w:r>
    </w:p>
    <w:p w14:paraId="3E2F950D" w14:textId="77777777" w:rsidR="0005609A" w:rsidRDefault="00000000">
      <w:pPr>
        <w:spacing w:after="240"/>
        <w:jc w:val="both"/>
        <w:rPr>
          <w:lang w:val="en-US"/>
        </w:rPr>
      </w:pPr>
      <w:r>
        <w:rPr>
          <w:lang w:val="en-US"/>
        </w:rPr>
        <w:t xml:space="preserve">Singh, P. P., &amp; Jaswal, A. </w:t>
      </w:r>
      <w:r>
        <w:rPr>
          <w:i/>
          <w:iCs/>
          <w:lang w:val="en-US"/>
        </w:rPr>
        <w:t>Green hydrogen production from biomass – A thermodynamic assessment of the potential of conventional and advanced bio-oil steam reforming processes</w:t>
      </w:r>
      <w:r>
        <w:rPr>
          <w:lang w:val="en-US"/>
        </w:rPr>
        <w:t>. International Journal of Hydrogen Energy, 50 (2024): 627–639.</w:t>
      </w:r>
    </w:p>
    <w:p w14:paraId="4275E266" w14:textId="77777777" w:rsidR="0005609A" w:rsidRDefault="00000000">
      <w:pPr>
        <w:spacing w:after="240"/>
        <w:jc w:val="both"/>
        <w:rPr>
          <w:lang w:val="en-US"/>
        </w:rPr>
      </w:pPr>
      <w:r>
        <w:rPr>
          <w:lang w:val="en-US"/>
        </w:rPr>
        <w:t xml:space="preserve">Smith, J., &amp; Brown, P. </w:t>
      </w:r>
      <w:r>
        <w:rPr>
          <w:i/>
          <w:iCs/>
          <w:lang w:val="en-US"/>
        </w:rPr>
        <w:t>Dynamic Simulation and MPC Design for Steam Reformers</w:t>
      </w:r>
      <w:r>
        <w:rPr>
          <w:lang w:val="en-US"/>
        </w:rPr>
        <w:t>. Chemical Engineering Research and Design, 149 (2019): 174–186.</w:t>
      </w:r>
    </w:p>
    <w:p w14:paraId="3F7B3241" w14:textId="77777777" w:rsidR="0005609A" w:rsidRDefault="00000000">
      <w:pPr>
        <w:spacing w:after="240"/>
        <w:jc w:val="both"/>
        <w:rPr>
          <w:lang w:val="en-US"/>
        </w:rPr>
      </w:pPr>
      <w:r>
        <w:rPr>
          <w:lang w:val="en-US"/>
        </w:rPr>
        <w:t xml:space="preserve">Smith, W. R., &amp; </w:t>
      </w:r>
      <w:proofErr w:type="spellStart"/>
      <w:r>
        <w:rPr>
          <w:lang w:val="en-US"/>
        </w:rPr>
        <w:t>Missen</w:t>
      </w:r>
      <w:proofErr w:type="spellEnd"/>
      <w:r>
        <w:rPr>
          <w:lang w:val="en-US"/>
        </w:rPr>
        <w:t>, R. W. (1982). Chemical reaction equilibrium analysis: Theory and algorithms. Letchworth, Hertfordshire, UK: Research Studies Press.</w:t>
      </w:r>
    </w:p>
    <w:p w14:paraId="7443C13A" w14:textId="77777777" w:rsidR="0005609A" w:rsidRDefault="00000000">
      <w:pPr>
        <w:spacing w:after="240"/>
        <w:jc w:val="both"/>
        <w:rPr>
          <w:lang w:val="en-US"/>
        </w:rPr>
      </w:pPr>
      <w:r>
        <w:rPr>
          <w:lang w:val="en-US"/>
        </w:rPr>
        <w:t xml:space="preserve">US Forest Service. </w:t>
      </w:r>
      <w:r>
        <w:rPr>
          <w:i/>
          <w:iCs/>
          <w:lang w:val="en-US"/>
        </w:rPr>
        <w:t>Replacing Fossil Fuels in Community Heating Boiler with Bio-oil</w:t>
      </w:r>
      <w:r>
        <w:rPr>
          <w:lang w:val="en-US"/>
        </w:rPr>
        <w:t>. Community Wood Energy &amp; Innovation Program Report, (2021): 1–10.</w:t>
      </w:r>
    </w:p>
    <w:p w14:paraId="6658B133" w14:textId="77777777" w:rsidR="0005609A" w:rsidRDefault="00000000">
      <w:pPr>
        <w:spacing w:after="240"/>
        <w:jc w:val="both"/>
        <w:rPr>
          <w:lang w:val="en-US"/>
        </w:rPr>
      </w:pPr>
      <w:proofErr w:type="spellStart"/>
      <w:r>
        <w:rPr>
          <w:lang w:val="en-US"/>
        </w:rPr>
        <w:t>Vagia</w:t>
      </w:r>
      <w:proofErr w:type="spellEnd"/>
      <w:r>
        <w:rPr>
          <w:lang w:val="en-US"/>
        </w:rPr>
        <w:t xml:space="preserve">, E. C., &amp; </w:t>
      </w:r>
      <w:proofErr w:type="spellStart"/>
      <w:r>
        <w:rPr>
          <w:lang w:val="en-US"/>
        </w:rPr>
        <w:t>Lemonidou</w:t>
      </w:r>
      <w:proofErr w:type="spellEnd"/>
      <w:r>
        <w:rPr>
          <w:lang w:val="en-US"/>
        </w:rPr>
        <w:t>, A. A. (2007). Thermodynamic analysis of hydrogen production by steam reforming of bio-oil components. International Journal of Hydrogen Energy, 32(2), 212-223.</w:t>
      </w:r>
    </w:p>
    <w:p w14:paraId="7392D75A" w14:textId="77777777" w:rsidR="0005609A" w:rsidRDefault="00000000">
      <w:pPr>
        <w:spacing w:after="240"/>
        <w:jc w:val="both"/>
        <w:rPr>
          <w:lang w:val="en-US"/>
        </w:rPr>
      </w:pPr>
      <w:r>
        <w:rPr>
          <w:lang w:val="en-US"/>
        </w:rPr>
        <w:t xml:space="preserve">Varun Kumar, T. H., &amp; Mayakrishnan, M. </w:t>
      </w:r>
      <w:r>
        <w:rPr>
          <w:i/>
          <w:iCs/>
          <w:lang w:val="en-US"/>
        </w:rPr>
        <w:t>Evaluation of the properties of bio-asphalt derived from waste cooking oil and low-density polyethylene through the pyrolysis process</w:t>
      </w:r>
      <w:r>
        <w:rPr>
          <w:lang w:val="en-US"/>
        </w:rPr>
        <w:t>. Case Studies in Construction Materials, 21 (2024): e03604.</w:t>
      </w:r>
    </w:p>
    <w:p w14:paraId="635C9220" w14:textId="77777777" w:rsidR="0005609A" w:rsidRDefault="00000000">
      <w:pPr>
        <w:spacing w:after="240"/>
        <w:jc w:val="both"/>
        <w:rPr>
          <w:lang w:val="en-US"/>
        </w:rPr>
      </w:pPr>
      <w:r>
        <w:rPr>
          <w:lang w:val="en-US"/>
        </w:rPr>
        <w:t xml:space="preserve">Wang, S., &amp; Jiang, W. </w:t>
      </w:r>
      <w:r>
        <w:rPr>
          <w:i/>
          <w:iCs/>
          <w:lang w:val="en-US"/>
        </w:rPr>
        <w:t>Catalytic Steam Reforming of Bio-oil Model Compounds</w:t>
      </w:r>
      <w:r>
        <w:rPr>
          <w:lang w:val="en-US"/>
        </w:rPr>
        <w:t>. Energy &amp; Fuels, 27 (2013): 415–423.</w:t>
      </w:r>
    </w:p>
    <w:p w14:paraId="715ECE55" w14:textId="77777777" w:rsidR="0005609A" w:rsidRDefault="00000000">
      <w:pPr>
        <w:spacing w:after="240"/>
        <w:jc w:val="both"/>
        <w:rPr>
          <w:lang w:val="en-US"/>
        </w:rPr>
      </w:pPr>
      <w:r>
        <w:rPr>
          <w:lang w:val="en-US"/>
        </w:rPr>
        <w:t xml:space="preserve">Wang, S., Li, Z., Bai, X., Yi, W., &amp; Fu, P. </w:t>
      </w:r>
      <w:r>
        <w:rPr>
          <w:i/>
          <w:iCs/>
          <w:lang w:val="en-US"/>
        </w:rPr>
        <w:t>Influence of inherent hierarchical porous char with alkali and alkaline earth metallic species on lignin pyrolysis</w:t>
      </w:r>
      <w:r>
        <w:rPr>
          <w:lang w:val="en-US"/>
        </w:rPr>
        <w:t xml:space="preserve">. Bioresource Technology, 268 (2018): 323–331. </w:t>
      </w:r>
      <w:hyperlink r:id="rId34">
        <w:r w:rsidR="0005609A">
          <w:rPr>
            <w:rStyle w:val="Kpr"/>
            <w:lang w:val="en-US"/>
          </w:rPr>
          <w:t>https://doi.org/10.1016/j.biortech.2018.07.117</w:t>
        </w:r>
      </w:hyperlink>
    </w:p>
    <w:p w14:paraId="5D1E849E" w14:textId="77777777" w:rsidR="0005609A" w:rsidRDefault="00000000">
      <w:pPr>
        <w:spacing w:after="240"/>
        <w:jc w:val="both"/>
        <w:rPr>
          <w:lang w:val="en-US"/>
        </w:rPr>
      </w:pPr>
      <w:r>
        <w:rPr>
          <w:lang w:val="en-US"/>
        </w:rPr>
        <w:t>Wright, M. M., Daugaard, D. E., Satrio, J. A., Brown, R. C., (2010). Techno-economic analysis of biomass fast pyrolysis to transportation fuels. Fuel, 89, S2-S10.</w:t>
      </w:r>
    </w:p>
    <w:p w14:paraId="76D29768" w14:textId="77777777" w:rsidR="0005609A" w:rsidRDefault="00000000">
      <w:pPr>
        <w:spacing w:after="240"/>
        <w:jc w:val="both"/>
        <w:rPr>
          <w:lang w:val="en-US"/>
        </w:rPr>
      </w:pPr>
      <w:r>
        <w:rPr>
          <w:lang w:val="en-US"/>
        </w:rPr>
        <w:lastRenderedPageBreak/>
        <w:t xml:space="preserve">Xu, J., &amp; </w:t>
      </w:r>
      <w:proofErr w:type="spellStart"/>
      <w:r>
        <w:rPr>
          <w:lang w:val="en-US"/>
        </w:rPr>
        <w:t>Brodu</w:t>
      </w:r>
      <w:proofErr w:type="spellEnd"/>
      <w:r>
        <w:rPr>
          <w:lang w:val="en-US"/>
        </w:rPr>
        <w:t xml:space="preserve">, N. </w:t>
      </w:r>
      <w:r>
        <w:rPr>
          <w:i/>
          <w:iCs/>
          <w:lang w:val="en-US"/>
        </w:rPr>
        <w:t>Synthesis and characterization of phenolic resins based on pyrolysis bio-oil separated by fractional condensation and water extraction</w:t>
      </w:r>
      <w:r>
        <w:rPr>
          <w:lang w:val="en-US"/>
        </w:rPr>
        <w:t>. Biomass and Bioenergy, 159 (2022): 106393.</w:t>
      </w:r>
    </w:p>
    <w:p w14:paraId="08077436" w14:textId="77777777" w:rsidR="0005609A" w:rsidRDefault="00000000">
      <w:pPr>
        <w:spacing w:after="240"/>
        <w:jc w:val="both"/>
        <w:rPr>
          <w:lang w:val="en-US"/>
        </w:rPr>
      </w:pPr>
      <w:r>
        <w:rPr>
          <w:lang w:val="en-US"/>
        </w:rPr>
        <w:t xml:space="preserve">Yang, H., Yan, R., Chen, H., Lee, D. H., &amp; Zheng, C. </w:t>
      </w:r>
      <w:r>
        <w:rPr>
          <w:i/>
          <w:iCs/>
          <w:lang w:val="en-US"/>
        </w:rPr>
        <w:t>Characteristics of hemicellulose, cellulose and lignin pyrolysis</w:t>
      </w:r>
      <w:r>
        <w:rPr>
          <w:lang w:val="en-US"/>
        </w:rPr>
        <w:t>. Fuel, 86(12-13) (2007): 1781–1788.</w:t>
      </w:r>
    </w:p>
    <w:p w14:paraId="2101DFCF" w14:textId="77777777" w:rsidR="0005609A" w:rsidRDefault="00000000">
      <w:pPr>
        <w:spacing w:after="240"/>
        <w:jc w:val="both"/>
        <w:rPr>
          <w:lang w:val="en-US"/>
        </w:rPr>
      </w:pPr>
      <w:r>
        <w:rPr>
          <w:lang w:val="en-US"/>
        </w:rPr>
        <w:t xml:space="preserve">Yang, Y., &amp; Xu, X. </w:t>
      </w:r>
      <w:r>
        <w:rPr>
          <w:i/>
          <w:iCs/>
          <w:lang w:val="en-US"/>
        </w:rPr>
        <w:t>The catalytic hydrodeoxygenation of bio-oil for upgradation from lignocellulosic biomass</w:t>
      </w:r>
      <w:r>
        <w:rPr>
          <w:lang w:val="en-US"/>
        </w:rPr>
        <w:t>. International Journal of Biological Macromolecules, 242 (2023): 124773–124789.</w:t>
      </w:r>
    </w:p>
    <w:p w14:paraId="5FF3D7C5" w14:textId="77777777" w:rsidR="0005609A" w:rsidRDefault="00000000">
      <w:pPr>
        <w:spacing w:after="240"/>
        <w:jc w:val="both"/>
        <w:rPr>
          <w:lang w:val="en-US"/>
        </w:rPr>
      </w:pPr>
      <w:r>
        <w:rPr>
          <w:lang w:val="en-US"/>
        </w:rPr>
        <w:t xml:space="preserve">Zhang, M., &amp; Hu, Y. </w:t>
      </w:r>
      <w:r>
        <w:rPr>
          <w:i/>
          <w:iCs/>
          <w:lang w:val="en-US"/>
        </w:rPr>
        <w:t>A review of bio-oil upgrading by catalytic hydrotreatment: Advances, challenges, and prospects</w:t>
      </w:r>
      <w:r>
        <w:rPr>
          <w:lang w:val="en-US"/>
        </w:rPr>
        <w:t>. Molecular Catalysis, 504 (2021): 111438.</w:t>
      </w:r>
    </w:p>
    <w:p w14:paraId="28A99D06" w14:textId="77777777" w:rsidR="0005609A" w:rsidRDefault="00000000">
      <w:pPr>
        <w:spacing w:after="240"/>
        <w:jc w:val="both"/>
        <w:rPr>
          <w:lang w:val="en-US"/>
        </w:rPr>
      </w:pPr>
      <w:r>
        <w:rPr>
          <w:lang w:val="en-US"/>
        </w:rPr>
        <w:t xml:space="preserve">Zhang, S., Chen, T., Xiong, Y., &amp; Dong, Q. </w:t>
      </w:r>
      <w:r>
        <w:rPr>
          <w:i/>
          <w:iCs/>
          <w:lang w:val="en-US"/>
        </w:rPr>
        <w:t>A comprehensive review of bio-oil, bio-binder and bio-asphalt materials: Their source, composition, preparation and performance</w:t>
      </w:r>
      <w:r>
        <w:rPr>
          <w:lang w:val="en-US"/>
        </w:rPr>
        <w:t>. Journal of Traffic and Transportation Engineering (English Edition), 9(2) (2022): 151–166.</w:t>
      </w:r>
    </w:p>
    <w:p w14:paraId="0DF9BDB5" w14:textId="77777777" w:rsidR="0005609A" w:rsidRDefault="00000000">
      <w:pPr>
        <w:spacing w:after="240"/>
        <w:jc w:val="both"/>
        <w:rPr>
          <w:lang w:val="en-US"/>
        </w:rPr>
      </w:pPr>
      <w:r>
        <w:rPr>
          <w:lang w:val="en-US"/>
        </w:rPr>
        <w:t>Zhang, Z., Fang, Y., * omitted methods from original file if any *</w:t>
      </w:r>
    </w:p>
    <w:p w14:paraId="40EF8A04" w14:textId="77777777" w:rsidR="0005609A" w:rsidRDefault="00000000">
      <w:pPr>
        <w:spacing w:after="240"/>
        <w:jc w:val="both"/>
        <w:rPr>
          <w:lang w:val="en-US"/>
        </w:rPr>
      </w:pPr>
      <w:r>
        <w:rPr>
          <w:lang w:val="en-US"/>
        </w:rPr>
        <w:t xml:space="preserve">Zhu, X., Yinan, L., &amp; Wang, X. </w:t>
      </w:r>
      <w:r>
        <w:rPr>
          <w:i/>
          <w:iCs/>
          <w:lang w:val="en-US"/>
        </w:rPr>
        <w:t>Machine Learning prediction of biochar yield and carbon contents in biochar based on biomass characteristics and pyrolysis conditions</w:t>
      </w:r>
      <w:r>
        <w:rPr>
          <w:lang w:val="en-US"/>
        </w:rPr>
        <w:t>. Bioresource Technology, 288 (2019): 121527.</w:t>
      </w:r>
    </w:p>
    <w:p w14:paraId="408E9D4F" w14:textId="77777777" w:rsidR="0005609A" w:rsidRDefault="00000000">
      <w:pPr>
        <w:spacing w:after="240"/>
        <w:jc w:val="both"/>
        <w:rPr>
          <w:lang w:val="en-US"/>
        </w:rPr>
      </w:pPr>
      <w:r>
        <w:rPr>
          <w:lang w:val="en-US"/>
        </w:rPr>
        <w:t xml:space="preserve">Zhu, Z., Toor, S. S., Rosendahl, L., Yu, D. H., &amp; Chen, G. Y. </w:t>
      </w:r>
      <w:r>
        <w:rPr>
          <w:i/>
          <w:iCs/>
          <w:lang w:val="en-US"/>
        </w:rPr>
        <w:t>Influence of alkali catalyst on product yield and properties via hydrothermal liquefaction of barley straw</w:t>
      </w:r>
      <w:r>
        <w:rPr>
          <w:lang w:val="en-US"/>
        </w:rPr>
        <w:t>. Journal of Cleaner Production, 80 (2015): 284–292.</w:t>
      </w:r>
    </w:p>
    <w:p w14:paraId="3A35C215" w14:textId="77777777" w:rsidR="0005609A" w:rsidRDefault="0005609A">
      <w:pPr>
        <w:spacing w:after="240"/>
        <w:jc w:val="both"/>
        <w:rPr>
          <w:lang w:val="en-US"/>
        </w:rPr>
      </w:pPr>
    </w:p>
    <w:p w14:paraId="4EE76269" w14:textId="77777777" w:rsidR="0005609A" w:rsidRDefault="0005609A">
      <w:pPr>
        <w:spacing w:after="240"/>
      </w:pPr>
    </w:p>
    <w:p w14:paraId="1DB73694" w14:textId="77777777" w:rsidR="0005609A" w:rsidRDefault="0005609A">
      <w:pPr>
        <w:spacing w:after="240"/>
      </w:pPr>
    </w:p>
    <w:sectPr w:rsidR="0005609A">
      <w:footerReference w:type="default" r:id="rId35"/>
      <w:pgSz w:w="11906" w:h="16838"/>
      <w:pgMar w:top="1417" w:right="1417" w:bottom="1417" w:left="1417"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Ozben Kutlu" w:date="2025-12-15T09:50:00Z" w:initials="OK">
    <w:p w14:paraId="1BDD9B8D" w14:textId="77777777" w:rsidR="00481E00" w:rsidRDefault="000F0471" w:rsidP="00481E00">
      <w:pPr>
        <w:pStyle w:val="AklamaMetni"/>
      </w:pPr>
      <w:r>
        <w:rPr>
          <w:rStyle w:val="AklamaBavurusu"/>
        </w:rPr>
        <w:annotationRef/>
      </w:r>
      <w:r w:rsidR="00481E00">
        <w:t>Bu tik sınavında hasan hoca yeni dahil olacağı için bir önceki tikte ne sonuç buldun neden tersten gitme gereği duyduğumuzu ilk paragrafta çok kısa yazabilirsin.</w:t>
      </w:r>
      <w:r w:rsidR="00481E00">
        <w:br/>
        <w:t>çünkü tezinin amacı biyokütleden başlamaktı. Direk bu dönemi okursa kafa karışıklığı olur.</w:t>
      </w:r>
      <w:r w:rsidR="00481E00">
        <w:br/>
        <w:t>burada aslında tezinin amacında bahsedilen değerli ürün hidrojen içerikli singaz olmuş olacak.</w:t>
      </w:r>
    </w:p>
  </w:comment>
  <w:comment w:id="13" w:author="Ozben Kutlu" w:date="2025-12-15T09:45:00Z" w:initials="OK">
    <w:p w14:paraId="605CFCE0" w14:textId="77777777" w:rsidR="00481E00" w:rsidRDefault="000F0471" w:rsidP="00481E00">
      <w:pPr>
        <w:pStyle w:val="AklamaMetni"/>
      </w:pPr>
      <w:r>
        <w:rPr>
          <w:rStyle w:val="AklamaBavurusu"/>
        </w:rPr>
        <w:annotationRef/>
      </w:r>
      <w:r w:rsidR="00481E00">
        <w:t>Nedir ıslak kimya analizi?</w:t>
      </w:r>
      <w:r w:rsidR="00481E00">
        <w:br/>
        <w:t>Şu şekilde açıklanabilir: biyo-yağ komposizyonu, birkaç ayırma işleminden sonra GC-MS ve FTIR gibi cihazlarla ölçülebiliyor ancak çok daha zorlu, pahalı ve zaman alıcı bir süreçken, singaz kompozisyonu online olarak hat üzerinden takip edilebiliyor.</w:t>
      </w:r>
    </w:p>
  </w:comment>
  <w:comment w:id="15" w:author="Ozben Kutlu" w:date="2025-12-15T09:46:00Z" w:initials="OK">
    <w:p w14:paraId="1BEA8C09" w14:textId="1AE642ED" w:rsidR="000F0471" w:rsidRDefault="000F0471" w:rsidP="000F0471">
      <w:pPr>
        <w:pStyle w:val="AklamaMetni"/>
      </w:pPr>
      <w:r>
        <w:rPr>
          <w:rStyle w:val="AklamaBavurusu"/>
        </w:rPr>
        <w:annotationRef/>
      </w:r>
      <w:r>
        <w:t>Eksik kalmış</w:t>
      </w:r>
    </w:p>
  </w:comment>
  <w:comment w:id="24" w:author="Ozben Kutlu" w:date="2025-12-15T10:03:00Z" w:initials="OK">
    <w:p w14:paraId="73AC02EB" w14:textId="77777777" w:rsidR="00E42F4E" w:rsidRDefault="00E42F4E" w:rsidP="00E42F4E">
      <w:pPr>
        <w:pStyle w:val="AklamaMetni"/>
      </w:pPr>
      <w:r>
        <w:rPr>
          <w:rStyle w:val="AklamaBavurusu"/>
        </w:rPr>
        <w:annotationRef/>
      </w:r>
      <w:r>
        <w:t>Bu veri seti önceki çalışmadan çok daha iyi. Sadece sunumda bu verilerin hangi teknolojilerden de üretildiğini sınıflandıran bir tablo sunar mısın? Geçen seferki problemin teknoloji sorunu olduğunu düşünmüştük, karşılaştırmış oluruz.</w:t>
      </w:r>
    </w:p>
  </w:comment>
  <w:comment w:id="27" w:author="Ozben Kutlu" w:date="2025-12-15T15:31:00Z" w:initials="OK">
    <w:p w14:paraId="223454A6" w14:textId="77777777" w:rsidR="003E7B8C" w:rsidRDefault="003E7B8C" w:rsidP="003E7B8C">
      <w:pPr>
        <w:pStyle w:val="AklamaMetni"/>
      </w:pPr>
      <w:r>
        <w:rPr>
          <w:rStyle w:val="AklamaBavurusu"/>
        </w:rPr>
        <w:annotationRef/>
      </w:r>
      <w:r>
        <w:t>Burada, veri sayısı artışından bahsediyoruz değilmi? 30 dan kaça çıktı mesela gibi daha rakamsal gitsek daha iyi olur.</w:t>
      </w:r>
    </w:p>
  </w:comment>
  <w:comment w:id="37" w:author="Ozben Kutlu" w:date="2025-12-15T15:56:00Z" w:initials="OK">
    <w:p w14:paraId="3C598C1F" w14:textId="77777777" w:rsidR="009C1BAC" w:rsidRDefault="00F46F36" w:rsidP="009C1BAC">
      <w:pPr>
        <w:pStyle w:val="AklamaMetni"/>
      </w:pPr>
      <w:r>
        <w:rPr>
          <w:rStyle w:val="AklamaBavurusu"/>
        </w:rPr>
        <w:annotationRef/>
      </w:r>
      <w:r w:rsidR="009C1BAC">
        <w:t>İkinci yasası entropydir, gibbs energyden de yararlanırken reaksiyon kinetiklerini kullanmıyor mu?</w:t>
      </w:r>
      <w:r w:rsidR="009C1BAC">
        <w:br/>
        <w:t>yani burada direkt entropy ve gibbs free energy minimizasyonu yazılması veya</w:t>
      </w:r>
      <w:r w:rsidR="009C1BAC">
        <w:br/>
        <w:t>termodinamiğin ikinci yasası ile kimyasal kinetik hesaplamaları prensibi demek daha doğru olur gibi.</w:t>
      </w:r>
    </w:p>
  </w:comment>
  <w:comment w:id="39" w:author="Ozben Kutlu" w:date="2025-12-15T16:56:00Z" w:initials="OK">
    <w:p w14:paraId="6E2B22E0" w14:textId="615CFC8D" w:rsidR="00050009" w:rsidRDefault="00050009" w:rsidP="00050009">
      <w:pPr>
        <w:pStyle w:val="AklamaMetni"/>
      </w:pPr>
      <w:r>
        <w:rPr>
          <w:rStyle w:val="AklamaBavurusu"/>
        </w:rPr>
        <w:annotationRef/>
      </w:r>
      <w:r>
        <w:t>Equilibrium constant açıklaması eksik kalmış. Birde Scott Fogler kitabından hatırlarsan genelde K olarak kullanıyoruz.</w:t>
      </w:r>
    </w:p>
  </w:comment>
  <w:comment w:id="51" w:author="Ozben Kutlu" w:date="2025-12-15T17:04:00Z" w:initials="OK">
    <w:p w14:paraId="328228B3" w14:textId="77777777" w:rsidR="00050009" w:rsidRDefault="00050009" w:rsidP="00050009">
      <w:pPr>
        <w:pStyle w:val="AklamaMetni"/>
      </w:pPr>
      <w:r>
        <w:rPr>
          <w:rStyle w:val="AklamaBavurusu"/>
        </w:rPr>
        <w:annotationRef/>
      </w:r>
      <w:r>
        <w:t>Bu rakamı anlamadım. Başlangıç zaten 1350 simülasyonla veri üretmeye başlamadın mı?</w:t>
      </w:r>
    </w:p>
  </w:comment>
  <w:comment w:id="81" w:author="Ozben Kutlu" w:date="2025-12-15T17:47:00Z" w:initials="OK">
    <w:p w14:paraId="63656F9A" w14:textId="77777777" w:rsidR="007D43CF" w:rsidRDefault="007D43CF" w:rsidP="007D43CF">
      <w:pPr>
        <w:pStyle w:val="AklamaMetni"/>
      </w:pPr>
      <w:r>
        <w:rPr>
          <w:rStyle w:val="AklamaBavurusu"/>
        </w:rPr>
        <w:annotationRef/>
      </w:r>
      <w:r>
        <w:t>'element_potential' - a fast solver using the element potential method</w:t>
      </w:r>
    </w:p>
    <w:p w14:paraId="45776101" w14:textId="77777777" w:rsidR="007D43CF" w:rsidRDefault="007D43CF" w:rsidP="007D43CF">
      <w:pPr>
        <w:pStyle w:val="AklamaMetni"/>
      </w:pPr>
      <w:r>
        <w:t>'gibbs' - a slower but more robust Gibbs minimization solver</w:t>
      </w:r>
    </w:p>
    <w:p w14:paraId="0FD13916" w14:textId="77777777" w:rsidR="007D43CF" w:rsidRDefault="007D43CF" w:rsidP="007D43CF">
      <w:pPr>
        <w:pStyle w:val="AklamaMetni"/>
      </w:pPr>
      <w:r>
        <w:t>'vcs' - the VCS non-ideal equilibrium solver</w:t>
      </w:r>
    </w:p>
    <w:p w14:paraId="27D18819" w14:textId="77777777" w:rsidR="007D43CF" w:rsidRDefault="007D43CF" w:rsidP="007D43CF">
      <w:pPr>
        <w:pStyle w:val="AklamaMetni"/>
      </w:pPr>
      <w:r>
        <w:t>Bunlar kısaca bir cümlede açıklanabilir.</w:t>
      </w:r>
    </w:p>
  </w:comment>
  <w:comment w:id="203" w:author="Ozben Kutlu" w:date="2025-12-15T19:34:00Z" w:initials="OK">
    <w:p w14:paraId="13303150" w14:textId="77777777" w:rsidR="00FE44B9" w:rsidRDefault="00FE44B9" w:rsidP="00FE44B9">
      <w:pPr>
        <w:pStyle w:val="AklamaMetni"/>
      </w:pPr>
      <w:r>
        <w:rPr>
          <w:rStyle w:val="AklamaBavurusu"/>
        </w:rPr>
        <w:annotationRef/>
      </w:r>
      <w:r>
        <w:t>Bu bilgi ile ilgili literatür verebilir misin?</w:t>
      </w:r>
    </w:p>
  </w:comment>
  <w:comment w:id="206" w:author="Ozben Kutlu" w:date="2025-12-15T19:36:00Z" w:initials="OK">
    <w:p w14:paraId="291886F1" w14:textId="77777777" w:rsidR="00FE44B9" w:rsidRDefault="00FE44B9" w:rsidP="00FE44B9">
      <w:pPr>
        <w:pStyle w:val="AklamaMetni"/>
      </w:pPr>
      <w:r>
        <w:rPr>
          <w:rStyle w:val="AklamaBavurusu"/>
        </w:rPr>
        <w:annotationRef/>
      </w:r>
      <w:r>
        <w:t>Bu sonuç dikkate alınırsa, yukarıdaki tersine öngörü yaklaşımı desteklenmiş mi oluyor?</w:t>
      </w:r>
      <w:r>
        <w:br/>
        <w:t>Gelebilecek bir soru:</w:t>
      </w:r>
    </w:p>
  </w:comment>
  <w:comment w:id="217" w:author="Ozben Kutlu" w:date="2025-12-15T20:02:00Z" w:initials="OK">
    <w:p w14:paraId="0186DDC5" w14:textId="77777777" w:rsidR="009C3890" w:rsidRDefault="009C3890" w:rsidP="009C3890">
      <w:pPr>
        <w:pStyle w:val="AklamaMetni"/>
      </w:pPr>
      <w:r>
        <w:rPr>
          <w:rStyle w:val="AklamaBavurusu"/>
        </w:rPr>
        <w:annotationRef/>
      </w:r>
      <w:r>
        <w:t>Bu şekilde daha açık ifade edildiğini düşündüm de lütfen cümlenin anlamını kontrol eder misin? Demek istediğin bu muydui?</w:t>
      </w:r>
    </w:p>
  </w:comment>
  <w:comment w:id="265" w:author="Ozben Kutlu" w:date="2025-12-15T19:48:00Z" w:initials="OK">
    <w:p w14:paraId="3A0D2A03" w14:textId="2986D8C4" w:rsidR="006A638B" w:rsidRDefault="006A638B" w:rsidP="006A638B">
      <w:pPr>
        <w:pStyle w:val="AklamaMetni"/>
      </w:pPr>
      <w:r>
        <w:rPr>
          <w:rStyle w:val="AklamaBavurusu"/>
        </w:rPr>
        <w:annotationRef/>
      </w:r>
      <w:r>
        <w:t>Tablo 1’de yaptığım gibi bu tabloya da RMSE ve MAE yüzdelerini ekleyip yukardaki rakamları silebilirsin. Metin içinde çok karmaşık ve anlaşılmaz duruyor.</w:t>
      </w:r>
    </w:p>
  </w:comment>
  <w:comment w:id="274" w:author="Ozben Kutlu" w:date="2025-12-15T20:13:00Z" w:initials="OK">
    <w:p w14:paraId="7D2F3705" w14:textId="77777777" w:rsidR="00923E5F" w:rsidRDefault="00923E5F" w:rsidP="00923E5F">
      <w:pPr>
        <w:pStyle w:val="AklamaMetni"/>
      </w:pPr>
      <w:r>
        <w:rPr>
          <w:rStyle w:val="AklamaBavurusu"/>
        </w:rPr>
        <w:annotationRef/>
      </w:r>
      <w:r>
        <w:t>Bunlar klasik yöntem değilmiydi, yukarda verilmesi daha doğru olur. Burada alakasız olmuş. Sonuç bölümünde zaten tek cümle ile yine özetlenebilir.</w:t>
      </w:r>
    </w:p>
  </w:comment>
  <w:comment w:id="285" w:author="Ozben Kutlu" w:date="2025-12-15T20:16:00Z" w:initials="OK">
    <w:p w14:paraId="65BEA1D6" w14:textId="77777777" w:rsidR="0019714A" w:rsidRDefault="0019714A" w:rsidP="0019714A">
      <w:pPr>
        <w:pStyle w:val="AklamaMetni"/>
      </w:pPr>
      <w:r>
        <w:rPr>
          <w:rStyle w:val="AklamaBavurusu"/>
        </w:rPr>
        <w:annotationRef/>
      </w:r>
      <w:r>
        <w:t>Dönem İçerisinde Yapılan Çalışmalar başlığında bahsedilen aşamalarda bu yoktu. MLP ile kapatılmıştı. Buraya ayrı bir başlık eklenmesi daha açık olur.</w:t>
      </w:r>
      <w:r>
        <w:br/>
        <w:t>yine burada tablo veya grafik yapmak gerekir. Metin içindeki rakamlar karşılaştırılamıyor.</w:t>
      </w:r>
    </w:p>
  </w:comment>
  <w:comment w:id="286" w:author="Ozben Kutlu" w:date="2025-12-15T22:21:00Z" w:initials="OK">
    <w:p w14:paraId="5E99D4D9" w14:textId="77777777" w:rsidR="00CC6D1B" w:rsidRDefault="00CC6D1B" w:rsidP="00CC6D1B">
      <w:pPr>
        <w:pStyle w:val="AklamaMetni"/>
      </w:pPr>
      <w:r>
        <w:rPr>
          <w:rStyle w:val="AklamaBavurusu"/>
        </w:rPr>
        <w:annotationRef/>
      </w:r>
      <w:r>
        <w:t>Türkçesi kolektif öğrenme olarak görünüyor. Kullanabiliriz.</w:t>
      </w:r>
    </w:p>
  </w:comment>
  <w:comment w:id="296" w:author="Ozben Kutlu" w:date="2025-12-15T20:20:00Z" w:initials="OK">
    <w:p w14:paraId="01204E95" w14:textId="1A1D1241" w:rsidR="0019714A" w:rsidRDefault="0019714A" w:rsidP="0019714A">
      <w:pPr>
        <w:pStyle w:val="AklamaMetni"/>
      </w:pPr>
      <w:r>
        <w:rPr>
          <w:rStyle w:val="AklamaBavurusu"/>
        </w:rPr>
        <w:annotationRef/>
      </w:r>
      <w:r>
        <w:t>Mesela bu da grafik olsa sıralama çok daha net görülür.</w:t>
      </w:r>
    </w:p>
  </w:comment>
  <w:comment w:id="297" w:author="Ozben Kutlu" w:date="2025-12-15T20:48:00Z" w:initials="OK">
    <w:p w14:paraId="6C6056A6" w14:textId="77777777" w:rsidR="00B34325" w:rsidRDefault="00B34325" w:rsidP="00B34325">
      <w:pPr>
        <w:pStyle w:val="AklamaMetni"/>
      </w:pPr>
      <w:r>
        <w:rPr>
          <w:rStyle w:val="AklamaBavurusu"/>
        </w:rPr>
        <w:annotationRef/>
      </w:r>
      <w:r>
        <w:t>Aşağıda gördüm şekil 9 bunu yansıtıyor.</w:t>
      </w:r>
    </w:p>
  </w:comment>
  <w:comment w:id="305" w:author="Ozben Kutlu" w:date="2025-12-15T20:21:00Z" w:initials="OK">
    <w:p w14:paraId="64626720" w14:textId="49BEBFF8" w:rsidR="0019714A" w:rsidRDefault="0019714A" w:rsidP="0019714A">
      <w:pPr>
        <w:pStyle w:val="AklamaMetni"/>
      </w:pPr>
      <w:r>
        <w:rPr>
          <w:rStyle w:val="AklamaBavurusu"/>
        </w:rPr>
        <w:annotationRef/>
      </w:r>
      <w:r>
        <w:t>Buda ikinci bir grafik. Yan yana koyabilirsin.</w:t>
      </w:r>
    </w:p>
  </w:comment>
  <w:comment w:id="306" w:author="Ozben Kutlu" w:date="2025-12-15T20:49:00Z" w:initials="OK">
    <w:p w14:paraId="7695EFAB" w14:textId="77777777" w:rsidR="00B34325" w:rsidRDefault="00B34325" w:rsidP="00B34325">
      <w:pPr>
        <w:pStyle w:val="AklamaMetni"/>
      </w:pPr>
      <w:r>
        <w:rPr>
          <w:rStyle w:val="AklamaBavurusu"/>
        </w:rPr>
        <w:annotationRef/>
      </w:r>
      <w:r>
        <w:t>Aşağıda gördüğüm şekil 9 gibi bir grafik buraya konulmalı</w:t>
      </w:r>
    </w:p>
  </w:comment>
  <w:comment w:id="356" w:author="Ozben Kutlu" w:date="2025-12-15T20:36:00Z" w:initials="OK">
    <w:p w14:paraId="7A7428DA" w14:textId="3DCEF02B" w:rsidR="004B163E" w:rsidRDefault="004B163E" w:rsidP="004B163E">
      <w:pPr>
        <w:pStyle w:val="AklamaMetni"/>
      </w:pPr>
      <w:r>
        <w:rPr>
          <w:rStyle w:val="AklamaBavurusu"/>
        </w:rPr>
        <w:annotationRef/>
      </w:r>
      <w:r>
        <w:t>Buralara biraz literatür koymak lazım.</w:t>
      </w:r>
    </w:p>
  </w:comment>
  <w:comment w:id="360" w:author="Ozben Kutlu" w:date="2025-12-15T20:41:00Z" w:initials="OK">
    <w:p w14:paraId="57A59E4D" w14:textId="77777777" w:rsidR="00BF7747" w:rsidRDefault="00BF7747" w:rsidP="00BF7747">
      <w:pPr>
        <w:pStyle w:val="AklamaMetni"/>
      </w:pPr>
      <w:r>
        <w:rPr>
          <w:rStyle w:val="AklamaBavurusu"/>
        </w:rPr>
        <w:annotationRef/>
      </w:r>
      <w:r>
        <w:t>Burada cantera ile neden kıyasladın anlamadım?</w:t>
      </w:r>
    </w:p>
  </w:comment>
  <w:comment w:id="365" w:author="Ozben Kutlu" w:date="2025-12-15T20:43:00Z" w:initials="OK">
    <w:p w14:paraId="6ECAC4D4" w14:textId="77777777" w:rsidR="00B34325" w:rsidRDefault="00B34325" w:rsidP="00B34325">
      <w:pPr>
        <w:pStyle w:val="AklamaMetni"/>
      </w:pPr>
      <w:r>
        <w:rPr>
          <w:rStyle w:val="AklamaBavurusu"/>
        </w:rPr>
        <w:annotationRef/>
      </w:r>
      <w:r>
        <w:t>Artık Standart MLP demek lazım</w:t>
      </w:r>
    </w:p>
  </w:comment>
  <w:comment w:id="364" w:author="Ozben Kutlu" w:date="2025-12-15T20:47:00Z" w:initials="OK">
    <w:p w14:paraId="00C57849" w14:textId="77777777" w:rsidR="00B34325" w:rsidRDefault="00B34325" w:rsidP="00B34325">
      <w:pPr>
        <w:pStyle w:val="AklamaMetni"/>
      </w:pPr>
      <w:r>
        <w:rPr>
          <w:rStyle w:val="AklamaBavurusu"/>
        </w:rPr>
        <w:annotationRef/>
      </w:r>
      <w:r>
        <w:t>Bunlardan zaten yukarda bahsettin. Sadece Şekil 8 açıklaması yani üçüncü arguman kalmalı bence. Diğerleri silinebilir.</w:t>
      </w:r>
    </w:p>
  </w:comment>
  <w:comment w:id="380" w:author="Ozben Kutlu" w:date="2025-12-15T20:50:00Z" w:initials="OK">
    <w:p w14:paraId="383B044E" w14:textId="77777777" w:rsidR="00B34325" w:rsidRDefault="00B34325" w:rsidP="00B34325">
      <w:pPr>
        <w:pStyle w:val="AklamaMetni"/>
      </w:pPr>
      <w:r>
        <w:rPr>
          <w:rStyle w:val="AklamaBavurusu"/>
        </w:rPr>
        <w:annotationRef/>
      </w:r>
      <w:r>
        <w:t>Sadece son cümle yukarı alınabilir ve gerisi tekrar olduğu için silinebilir.</w:t>
      </w:r>
    </w:p>
  </w:comment>
  <w:comment w:id="382" w:author="Ozben Kutlu" w:date="2025-12-15T22:14:00Z" w:initials="OK">
    <w:p w14:paraId="78FD367B" w14:textId="77777777" w:rsidR="00CC6D1B" w:rsidRDefault="00CC6D1B" w:rsidP="00CC6D1B">
      <w:pPr>
        <w:pStyle w:val="AklamaMetni"/>
      </w:pPr>
      <w:r>
        <w:rPr>
          <w:rStyle w:val="AklamaBavurusu"/>
        </w:rPr>
        <w:annotationRef/>
      </w:r>
      <w:r>
        <w:t>Yukarıda bundan da bahsetmiştin. Silinebilir.</w:t>
      </w:r>
    </w:p>
  </w:comment>
  <w:comment w:id="433" w:author="Ozben Kutlu" w:date="2025-12-15T22:36:00Z" w:initials="OK">
    <w:p w14:paraId="0C5CCDD1" w14:textId="77777777" w:rsidR="00892049" w:rsidRDefault="00892049" w:rsidP="00892049">
      <w:pPr>
        <w:pStyle w:val="AklamaMetni"/>
      </w:pPr>
      <w:r>
        <w:rPr>
          <w:rStyle w:val="AklamaBavurusu"/>
        </w:rPr>
        <w:annotationRef/>
      </w:r>
      <w:r>
        <w:t>Bu cümleyi anlamadım.</w:t>
      </w:r>
    </w:p>
    <w:p w14:paraId="68D0A382" w14:textId="77777777" w:rsidR="00892049" w:rsidRDefault="00892049" w:rsidP="00892049">
      <w:pPr>
        <w:pStyle w:val="AklamaMetni"/>
      </w:pPr>
      <w:r>
        <w:t>Bence bu çalışma için ensemble uygulamak anlamsız zaten diğerleri çok düşük olduğu için düşüreceği kesin. Bu sonucu da içerden bir yerde bahsetmiştin</w:t>
      </w:r>
    </w:p>
  </w:comment>
  <w:comment w:id="465" w:author="Ozben Kutlu" w:date="2025-12-15T22:41:00Z" w:initials="OK">
    <w:p w14:paraId="013A6CB6" w14:textId="77777777" w:rsidR="00892049" w:rsidRDefault="00892049" w:rsidP="00892049">
      <w:pPr>
        <w:pStyle w:val="AklamaMetni"/>
      </w:pPr>
      <w:r>
        <w:rPr>
          <w:rStyle w:val="AklamaBavurusu"/>
        </w:rPr>
        <w:annotationRef/>
      </w:r>
      <w:r>
        <w:t>Tahmin edilen biyoyağ komposizyonunu literatür ile karşılaştırabilmelisin.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DD9B8D" w15:done="0"/>
  <w15:commentEx w15:paraId="605CFCE0" w15:done="0"/>
  <w15:commentEx w15:paraId="1BEA8C09" w15:done="0"/>
  <w15:commentEx w15:paraId="73AC02EB" w15:done="0"/>
  <w15:commentEx w15:paraId="223454A6" w15:done="0"/>
  <w15:commentEx w15:paraId="3C598C1F" w15:done="0"/>
  <w15:commentEx w15:paraId="6E2B22E0" w15:done="0"/>
  <w15:commentEx w15:paraId="328228B3" w15:done="0"/>
  <w15:commentEx w15:paraId="27D18819" w15:done="0"/>
  <w15:commentEx w15:paraId="13303150" w15:done="0"/>
  <w15:commentEx w15:paraId="291886F1" w15:done="0"/>
  <w15:commentEx w15:paraId="0186DDC5" w15:done="0"/>
  <w15:commentEx w15:paraId="3A0D2A03" w15:done="0"/>
  <w15:commentEx w15:paraId="7D2F3705" w15:done="0"/>
  <w15:commentEx w15:paraId="65BEA1D6" w15:done="0"/>
  <w15:commentEx w15:paraId="5E99D4D9" w15:done="0"/>
  <w15:commentEx w15:paraId="01204E95" w15:done="0"/>
  <w15:commentEx w15:paraId="6C6056A6" w15:paraIdParent="01204E95" w15:done="0"/>
  <w15:commentEx w15:paraId="64626720" w15:done="0"/>
  <w15:commentEx w15:paraId="7695EFAB" w15:paraIdParent="64626720" w15:done="0"/>
  <w15:commentEx w15:paraId="7A7428DA" w15:done="0"/>
  <w15:commentEx w15:paraId="57A59E4D" w15:done="0"/>
  <w15:commentEx w15:paraId="6ECAC4D4" w15:done="0"/>
  <w15:commentEx w15:paraId="00C57849" w15:done="0"/>
  <w15:commentEx w15:paraId="383B044E" w15:done="0"/>
  <w15:commentEx w15:paraId="78FD367B" w15:done="0"/>
  <w15:commentEx w15:paraId="68D0A382" w15:done="0"/>
  <w15:commentEx w15:paraId="013A6C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BADF90" w16cex:dateUtc="2025-12-15T06:50:00Z"/>
  <w16cex:commentExtensible w16cex:durableId="56B47AB5" w16cex:dateUtc="2025-12-15T06:45:00Z"/>
  <w16cex:commentExtensible w16cex:durableId="26E2B960" w16cex:dateUtc="2025-12-15T06:46:00Z"/>
  <w16cex:commentExtensible w16cex:durableId="7127CD48" w16cex:dateUtc="2025-12-15T07:03:00Z"/>
  <w16cex:commentExtensible w16cex:durableId="5A575EF1" w16cex:dateUtc="2025-12-15T12:31:00Z"/>
  <w16cex:commentExtensible w16cex:durableId="3817B0BA" w16cex:dateUtc="2025-12-15T12:56:00Z"/>
  <w16cex:commentExtensible w16cex:durableId="2E976ABC" w16cex:dateUtc="2025-12-15T13:56:00Z"/>
  <w16cex:commentExtensible w16cex:durableId="5B44C29A" w16cex:dateUtc="2025-12-15T14:04:00Z"/>
  <w16cex:commentExtensible w16cex:durableId="02DA30CC" w16cex:dateUtc="2025-12-15T14:47:00Z"/>
  <w16cex:commentExtensible w16cex:durableId="7B06873B" w16cex:dateUtc="2025-12-15T16:34:00Z"/>
  <w16cex:commentExtensible w16cex:durableId="0A9BBAE6" w16cex:dateUtc="2025-12-15T16:36:00Z"/>
  <w16cex:commentExtensible w16cex:durableId="74EC805D" w16cex:dateUtc="2025-12-15T17:02:00Z"/>
  <w16cex:commentExtensible w16cex:durableId="3FC05E0E" w16cex:dateUtc="2025-12-15T16:48:00Z"/>
  <w16cex:commentExtensible w16cex:durableId="05E95C62" w16cex:dateUtc="2025-12-15T17:13:00Z"/>
  <w16cex:commentExtensible w16cex:durableId="6A1A156C" w16cex:dateUtc="2025-12-15T17:16:00Z"/>
  <w16cex:commentExtensible w16cex:durableId="75CE0E74" w16cex:dateUtc="2025-12-15T19:21:00Z"/>
  <w16cex:commentExtensible w16cex:durableId="52240D6A" w16cex:dateUtc="2025-12-15T17:20:00Z"/>
  <w16cex:commentExtensible w16cex:durableId="2C419B85" w16cex:dateUtc="2025-12-15T17:48:00Z"/>
  <w16cex:commentExtensible w16cex:durableId="143A5D7A" w16cex:dateUtc="2025-12-15T17:21:00Z"/>
  <w16cex:commentExtensible w16cex:durableId="4FDC097A" w16cex:dateUtc="2025-12-15T17:49:00Z"/>
  <w16cex:commentExtensible w16cex:durableId="0D0CFF9F" w16cex:dateUtc="2025-12-15T17:36:00Z"/>
  <w16cex:commentExtensible w16cex:durableId="46876666" w16cex:dateUtc="2025-12-15T17:41:00Z"/>
  <w16cex:commentExtensible w16cex:durableId="5A8FE12F" w16cex:dateUtc="2025-12-15T17:43:00Z"/>
  <w16cex:commentExtensible w16cex:durableId="2858383B" w16cex:dateUtc="2025-12-15T17:47:00Z"/>
  <w16cex:commentExtensible w16cex:durableId="2785408F" w16cex:dateUtc="2025-12-15T17:50:00Z"/>
  <w16cex:commentExtensible w16cex:durableId="2B07CABC" w16cex:dateUtc="2025-12-15T19:14:00Z"/>
  <w16cex:commentExtensible w16cex:durableId="48473D3C" w16cex:dateUtc="2025-12-15T19:36:00Z"/>
  <w16cex:commentExtensible w16cex:durableId="5A183B3D" w16cex:dateUtc="2025-12-15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DD9B8D" w16cid:durableId="34BADF90"/>
  <w16cid:commentId w16cid:paraId="605CFCE0" w16cid:durableId="56B47AB5"/>
  <w16cid:commentId w16cid:paraId="1BEA8C09" w16cid:durableId="26E2B960"/>
  <w16cid:commentId w16cid:paraId="73AC02EB" w16cid:durableId="7127CD48"/>
  <w16cid:commentId w16cid:paraId="223454A6" w16cid:durableId="5A575EF1"/>
  <w16cid:commentId w16cid:paraId="3C598C1F" w16cid:durableId="3817B0BA"/>
  <w16cid:commentId w16cid:paraId="6E2B22E0" w16cid:durableId="2E976ABC"/>
  <w16cid:commentId w16cid:paraId="328228B3" w16cid:durableId="5B44C29A"/>
  <w16cid:commentId w16cid:paraId="27D18819" w16cid:durableId="02DA30CC"/>
  <w16cid:commentId w16cid:paraId="13303150" w16cid:durableId="7B06873B"/>
  <w16cid:commentId w16cid:paraId="291886F1" w16cid:durableId="0A9BBAE6"/>
  <w16cid:commentId w16cid:paraId="0186DDC5" w16cid:durableId="74EC805D"/>
  <w16cid:commentId w16cid:paraId="3A0D2A03" w16cid:durableId="3FC05E0E"/>
  <w16cid:commentId w16cid:paraId="7D2F3705" w16cid:durableId="05E95C62"/>
  <w16cid:commentId w16cid:paraId="65BEA1D6" w16cid:durableId="6A1A156C"/>
  <w16cid:commentId w16cid:paraId="5E99D4D9" w16cid:durableId="75CE0E74"/>
  <w16cid:commentId w16cid:paraId="01204E95" w16cid:durableId="52240D6A"/>
  <w16cid:commentId w16cid:paraId="6C6056A6" w16cid:durableId="2C419B85"/>
  <w16cid:commentId w16cid:paraId="64626720" w16cid:durableId="143A5D7A"/>
  <w16cid:commentId w16cid:paraId="7695EFAB" w16cid:durableId="4FDC097A"/>
  <w16cid:commentId w16cid:paraId="7A7428DA" w16cid:durableId="0D0CFF9F"/>
  <w16cid:commentId w16cid:paraId="57A59E4D" w16cid:durableId="46876666"/>
  <w16cid:commentId w16cid:paraId="6ECAC4D4" w16cid:durableId="5A8FE12F"/>
  <w16cid:commentId w16cid:paraId="00C57849" w16cid:durableId="2858383B"/>
  <w16cid:commentId w16cid:paraId="383B044E" w16cid:durableId="2785408F"/>
  <w16cid:commentId w16cid:paraId="78FD367B" w16cid:durableId="2B07CABC"/>
  <w16cid:commentId w16cid:paraId="68D0A382" w16cid:durableId="48473D3C"/>
  <w16cid:commentId w16cid:paraId="013A6CB6" w16cid:durableId="5A183B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935CB" w14:textId="77777777" w:rsidR="006024AB" w:rsidRDefault="006024AB">
      <w:r>
        <w:separator/>
      </w:r>
    </w:p>
  </w:endnote>
  <w:endnote w:type="continuationSeparator" w:id="0">
    <w:p w14:paraId="295D21A6" w14:textId="77777777" w:rsidR="006024AB" w:rsidRDefault="00602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Narrow-Bold">
    <w:panose1 w:val="00000000000000000000"/>
    <w:charset w:val="00"/>
    <w:family w:val="roman"/>
    <w:notTrueType/>
    <w:pitch w:val="default"/>
  </w:font>
  <w:font w:name="ArialMT">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742463"/>
      <w:docPartObj>
        <w:docPartGallery w:val="Page Numbers (Bottom of Page)"/>
        <w:docPartUnique/>
      </w:docPartObj>
    </w:sdtPr>
    <w:sdtEndPr>
      <w:rPr>
        <w:sz w:val="20"/>
        <w:szCs w:val="20"/>
      </w:rPr>
    </w:sdtEndPr>
    <w:sdtContent>
      <w:p w14:paraId="5437147E" w14:textId="6DABE2D6" w:rsidR="00677333" w:rsidRPr="007D43CF" w:rsidRDefault="00677333">
        <w:pPr>
          <w:pStyle w:val="AltBilgi0"/>
          <w:jc w:val="right"/>
          <w:rPr>
            <w:sz w:val="20"/>
            <w:szCs w:val="20"/>
          </w:rPr>
        </w:pPr>
        <w:r w:rsidRPr="007D43CF">
          <w:rPr>
            <w:sz w:val="20"/>
            <w:szCs w:val="20"/>
          </w:rPr>
          <w:fldChar w:fldCharType="begin"/>
        </w:r>
        <w:r w:rsidRPr="007D43CF">
          <w:rPr>
            <w:sz w:val="20"/>
            <w:szCs w:val="20"/>
          </w:rPr>
          <w:instrText>PAGE   \* MERGEFORMAT</w:instrText>
        </w:r>
        <w:r w:rsidRPr="007D43CF">
          <w:rPr>
            <w:sz w:val="20"/>
            <w:szCs w:val="20"/>
          </w:rPr>
          <w:fldChar w:fldCharType="separate"/>
        </w:r>
        <w:r w:rsidRPr="007D43CF">
          <w:rPr>
            <w:sz w:val="20"/>
            <w:szCs w:val="20"/>
          </w:rPr>
          <w:t>2</w:t>
        </w:r>
        <w:r w:rsidRPr="007D43CF">
          <w:rPr>
            <w:sz w:val="20"/>
            <w:szCs w:val="20"/>
          </w:rPr>
          <w:fldChar w:fldCharType="end"/>
        </w:r>
      </w:p>
    </w:sdtContent>
  </w:sdt>
  <w:p w14:paraId="6EEFBC34" w14:textId="77777777" w:rsidR="00677333" w:rsidRDefault="00677333">
    <w:pPr>
      <w:pStyle w:val="AltBilgi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3BA58" w14:textId="77777777" w:rsidR="006024AB" w:rsidRDefault="006024AB">
      <w:r>
        <w:separator/>
      </w:r>
    </w:p>
  </w:footnote>
  <w:footnote w:type="continuationSeparator" w:id="0">
    <w:p w14:paraId="7687AB8F" w14:textId="77777777" w:rsidR="006024AB" w:rsidRDefault="006024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558"/>
    <w:multiLevelType w:val="hybridMultilevel"/>
    <w:tmpl w:val="3C0CEF9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4C3012"/>
    <w:multiLevelType w:val="multilevel"/>
    <w:tmpl w:val="78001E2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4BC43A0"/>
    <w:multiLevelType w:val="hybridMultilevel"/>
    <w:tmpl w:val="92542DBE"/>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3" w15:restartNumberingAfterBreak="0">
    <w:nsid w:val="0CC3418B"/>
    <w:multiLevelType w:val="multilevel"/>
    <w:tmpl w:val="D8607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6507E"/>
    <w:multiLevelType w:val="hybridMultilevel"/>
    <w:tmpl w:val="4942C5D8"/>
    <w:lvl w:ilvl="0" w:tplc="1DACAAB6">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49433E1"/>
    <w:multiLevelType w:val="hybridMultilevel"/>
    <w:tmpl w:val="3882495C"/>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16DC1C04"/>
    <w:multiLevelType w:val="hybridMultilevel"/>
    <w:tmpl w:val="76901258"/>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17001537"/>
    <w:multiLevelType w:val="multilevel"/>
    <w:tmpl w:val="686EC5E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9285453"/>
    <w:multiLevelType w:val="hybridMultilevel"/>
    <w:tmpl w:val="69CC132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A696D34"/>
    <w:multiLevelType w:val="hybridMultilevel"/>
    <w:tmpl w:val="960A94FC"/>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1BBE0477"/>
    <w:multiLevelType w:val="multilevel"/>
    <w:tmpl w:val="D3B8C54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E624052"/>
    <w:multiLevelType w:val="hybridMultilevel"/>
    <w:tmpl w:val="3C7A99FE"/>
    <w:lvl w:ilvl="0" w:tplc="7136829A">
      <w:start w:val="2017"/>
      <w:numFmt w:val="bullet"/>
      <w:lvlText w:val="-"/>
      <w:lvlJc w:val="left"/>
      <w:pPr>
        <w:ind w:left="720" w:hanging="360"/>
      </w:pPr>
      <w:rPr>
        <w:rFonts w:ascii="Calibri" w:eastAsiaTheme="minorHAnsi" w:hAnsi="Calibri" w:cs="Calibri"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2" w15:restartNumberingAfterBreak="0">
    <w:nsid w:val="1EC52724"/>
    <w:multiLevelType w:val="hybridMultilevel"/>
    <w:tmpl w:val="548AADAA"/>
    <w:lvl w:ilvl="0" w:tplc="041F000B">
      <w:start w:val="1"/>
      <w:numFmt w:val="bullet"/>
      <w:lvlText w:val=""/>
      <w:lvlJc w:val="left"/>
      <w:pPr>
        <w:ind w:left="720" w:hanging="360"/>
      </w:pPr>
      <w:rPr>
        <w:rFonts w:ascii="Wingdings" w:hAnsi="Wingding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3" w15:restartNumberingAfterBreak="0">
    <w:nsid w:val="22874FAD"/>
    <w:multiLevelType w:val="hybridMultilevel"/>
    <w:tmpl w:val="924610C2"/>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45211CD"/>
    <w:multiLevelType w:val="hybridMultilevel"/>
    <w:tmpl w:val="6F2674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25F5DD14"/>
    <w:multiLevelType w:val="hybridMultilevel"/>
    <w:tmpl w:val="5AD647CC"/>
    <w:lvl w:ilvl="0" w:tplc="74F3CD24">
      <w:start w:val="1"/>
      <w:numFmt w:val="bullet"/>
      <w:lvlText w:val="·"/>
      <w:lvlJc w:val="left"/>
      <w:pPr>
        <w:ind w:left="720" w:hanging="360"/>
      </w:pPr>
      <w:rPr>
        <w:rFonts w:ascii="Symbol" w:eastAsia="Symbol" w:hAnsi="Symbol" w:cs="Symbol"/>
      </w:rPr>
    </w:lvl>
    <w:lvl w:ilvl="1" w:tplc="762A26AB">
      <w:start w:val="1"/>
      <w:numFmt w:val="bullet"/>
      <w:lvlText w:val="o"/>
      <w:lvlJc w:val="left"/>
      <w:pPr>
        <w:ind w:left="1440" w:hanging="360"/>
      </w:pPr>
      <w:rPr>
        <w:rFonts w:ascii="Symbol" w:hAnsi="Symbol"/>
      </w:rPr>
    </w:lvl>
    <w:lvl w:ilvl="2" w:tplc="181DE497">
      <w:start w:val="1"/>
      <w:numFmt w:val="bullet"/>
      <w:lvlText w:val="·"/>
      <w:lvlJc w:val="left"/>
      <w:pPr>
        <w:ind w:left="2160" w:hanging="360"/>
      </w:pPr>
      <w:rPr>
        <w:rFonts w:ascii="Symbol" w:hAnsi="Symbol"/>
      </w:rPr>
    </w:lvl>
    <w:lvl w:ilvl="3" w:tplc="3A3F993D">
      <w:start w:val="1"/>
      <w:numFmt w:val="bullet"/>
      <w:lvlText w:val="o"/>
      <w:lvlJc w:val="left"/>
      <w:pPr>
        <w:ind w:left="2880" w:hanging="360"/>
      </w:pPr>
      <w:rPr>
        <w:rFonts w:ascii="Symbol" w:hAnsi="Symbol"/>
      </w:rPr>
    </w:lvl>
    <w:lvl w:ilvl="4" w:tplc="3F961B70">
      <w:start w:val="1"/>
      <w:numFmt w:val="bullet"/>
      <w:lvlText w:val="·"/>
      <w:lvlJc w:val="left"/>
      <w:pPr>
        <w:ind w:left="3600" w:hanging="360"/>
      </w:pPr>
      <w:rPr>
        <w:rFonts w:ascii="Symbol" w:hAnsi="Symbol"/>
      </w:rPr>
    </w:lvl>
    <w:lvl w:ilvl="5" w:tplc="4A62CCA3">
      <w:start w:val="1"/>
      <w:numFmt w:val="bullet"/>
      <w:lvlText w:val="o"/>
      <w:lvlJc w:val="left"/>
      <w:pPr>
        <w:ind w:left="4320" w:hanging="360"/>
      </w:pPr>
      <w:rPr>
        <w:rFonts w:ascii="Symbol" w:hAnsi="Symbol"/>
      </w:rPr>
    </w:lvl>
    <w:lvl w:ilvl="6" w:tplc="44C94277">
      <w:start w:val="1"/>
      <w:numFmt w:val="bullet"/>
      <w:lvlText w:val="·"/>
      <w:lvlJc w:val="left"/>
      <w:pPr>
        <w:ind w:left="5040" w:hanging="360"/>
      </w:pPr>
      <w:rPr>
        <w:rFonts w:ascii="Symbol" w:hAnsi="Symbol"/>
      </w:rPr>
    </w:lvl>
    <w:lvl w:ilvl="7" w:tplc="24D62DCB">
      <w:start w:val="1"/>
      <w:numFmt w:val="bullet"/>
      <w:lvlText w:val="o"/>
      <w:lvlJc w:val="left"/>
      <w:pPr>
        <w:ind w:left="5760" w:hanging="360"/>
      </w:pPr>
      <w:rPr>
        <w:rFonts w:ascii="Symbol" w:hAnsi="Symbol"/>
      </w:rPr>
    </w:lvl>
    <w:lvl w:ilvl="8" w:tplc="5403E52D">
      <w:start w:val="1"/>
      <w:numFmt w:val="bullet"/>
      <w:lvlText w:val="·"/>
      <w:lvlJc w:val="left"/>
      <w:pPr>
        <w:ind w:left="6480" w:hanging="360"/>
      </w:pPr>
      <w:rPr>
        <w:rFonts w:ascii="Symbol" w:hAnsi="Symbol"/>
      </w:rPr>
    </w:lvl>
  </w:abstractNum>
  <w:abstractNum w:abstractNumId="16" w15:restartNumberingAfterBreak="0">
    <w:nsid w:val="273965B2"/>
    <w:multiLevelType w:val="multilevel"/>
    <w:tmpl w:val="25B88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10CEC"/>
    <w:multiLevelType w:val="hybridMultilevel"/>
    <w:tmpl w:val="491AF3A6"/>
    <w:lvl w:ilvl="0" w:tplc="041F0015">
      <w:start w:val="1"/>
      <w:numFmt w:val="upperLetter"/>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18" w15:restartNumberingAfterBreak="0">
    <w:nsid w:val="2F1D24C0"/>
    <w:multiLevelType w:val="hybridMultilevel"/>
    <w:tmpl w:val="4A4CAD9E"/>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9" w15:restartNumberingAfterBreak="0">
    <w:nsid w:val="2FFC03CB"/>
    <w:multiLevelType w:val="multilevel"/>
    <w:tmpl w:val="7E2C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4558A"/>
    <w:multiLevelType w:val="multilevel"/>
    <w:tmpl w:val="DB76D9B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2786952"/>
    <w:multiLevelType w:val="hybridMultilevel"/>
    <w:tmpl w:val="05FAA6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2A81F31"/>
    <w:multiLevelType w:val="hybridMultilevel"/>
    <w:tmpl w:val="A8EC183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3" w15:restartNumberingAfterBreak="0">
    <w:nsid w:val="349037D3"/>
    <w:multiLevelType w:val="hybridMultilevel"/>
    <w:tmpl w:val="0FC8B5E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4" w15:restartNumberingAfterBreak="0">
    <w:nsid w:val="3522D891"/>
    <w:multiLevelType w:val="hybridMultilevel"/>
    <w:tmpl w:val="074E89D6"/>
    <w:lvl w:ilvl="0" w:tplc="30126E66">
      <w:start w:val="1"/>
      <w:numFmt w:val="bullet"/>
      <w:lvlText w:val="·"/>
      <w:lvlJc w:val="left"/>
      <w:pPr>
        <w:ind w:left="720" w:hanging="360"/>
      </w:pPr>
      <w:rPr>
        <w:rFonts w:ascii="Symbol" w:eastAsia="Symbol" w:hAnsi="Symbol" w:cs="Symbol"/>
      </w:rPr>
    </w:lvl>
    <w:lvl w:ilvl="1" w:tplc="502091C2">
      <w:start w:val="1"/>
      <w:numFmt w:val="bullet"/>
      <w:lvlText w:val="o"/>
      <w:lvlJc w:val="left"/>
      <w:pPr>
        <w:ind w:left="1440" w:hanging="360"/>
      </w:pPr>
      <w:rPr>
        <w:rFonts w:ascii="Symbol" w:hAnsi="Symbol"/>
      </w:rPr>
    </w:lvl>
    <w:lvl w:ilvl="2" w:tplc="0459014D">
      <w:start w:val="1"/>
      <w:numFmt w:val="bullet"/>
      <w:lvlText w:val="·"/>
      <w:lvlJc w:val="left"/>
      <w:pPr>
        <w:ind w:left="2160" w:hanging="360"/>
      </w:pPr>
      <w:rPr>
        <w:rFonts w:ascii="Symbol" w:hAnsi="Symbol"/>
      </w:rPr>
    </w:lvl>
    <w:lvl w:ilvl="3" w:tplc="0250CA6A">
      <w:start w:val="1"/>
      <w:numFmt w:val="bullet"/>
      <w:lvlText w:val="o"/>
      <w:lvlJc w:val="left"/>
      <w:pPr>
        <w:ind w:left="2880" w:hanging="360"/>
      </w:pPr>
      <w:rPr>
        <w:rFonts w:ascii="Symbol" w:hAnsi="Symbol"/>
      </w:rPr>
    </w:lvl>
    <w:lvl w:ilvl="4" w:tplc="177B5D0A">
      <w:start w:val="1"/>
      <w:numFmt w:val="bullet"/>
      <w:lvlText w:val="·"/>
      <w:lvlJc w:val="left"/>
      <w:pPr>
        <w:ind w:left="3600" w:hanging="360"/>
      </w:pPr>
      <w:rPr>
        <w:rFonts w:ascii="Symbol" w:hAnsi="Symbol"/>
      </w:rPr>
    </w:lvl>
    <w:lvl w:ilvl="5" w:tplc="3B2ECD95">
      <w:start w:val="1"/>
      <w:numFmt w:val="bullet"/>
      <w:lvlText w:val="o"/>
      <w:lvlJc w:val="left"/>
      <w:pPr>
        <w:ind w:left="4320" w:hanging="360"/>
      </w:pPr>
      <w:rPr>
        <w:rFonts w:ascii="Symbol" w:hAnsi="Symbol"/>
      </w:rPr>
    </w:lvl>
    <w:lvl w:ilvl="6" w:tplc="446D6F6F">
      <w:start w:val="1"/>
      <w:numFmt w:val="bullet"/>
      <w:lvlText w:val="·"/>
      <w:lvlJc w:val="left"/>
      <w:pPr>
        <w:ind w:left="5040" w:hanging="360"/>
      </w:pPr>
      <w:rPr>
        <w:rFonts w:ascii="Symbol" w:hAnsi="Symbol"/>
      </w:rPr>
    </w:lvl>
    <w:lvl w:ilvl="7" w:tplc="63896A26">
      <w:start w:val="1"/>
      <w:numFmt w:val="bullet"/>
      <w:lvlText w:val="o"/>
      <w:lvlJc w:val="left"/>
      <w:pPr>
        <w:ind w:left="5760" w:hanging="360"/>
      </w:pPr>
      <w:rPr>
        <w:rFonts w:ascii="Symbol" w:hAnsi="Symbol"/>
      </w:rPr>
    </w:lvl>
    <w:lvl w:ilvl="8" w:tplc="023EC100">
      <w:start w:val="1"/>
      <w:numFmt w:val="bullet"/>
      <w:lvlText w:val="·"/>
      <w:lvlJc w:val="left"/>
      <w:pPr>
        <w:ind w:left="6480" w:hanging="360"/>
      </w:pPr>
      <w:rPr>
        <w:rFonts w:ascii="Symbol" w:hAnsi="Symbol"/>
      </w:rPr>
    </w:lvl>
  </w:abstractNum>
  <w:abstractNum w:abstractNumId="25" w15:restartNumberingAfterBreak="0">
    <w:nsid w:val="36ED4E11"/>
    <w:multiLevelType w:val="multilevel"/>
    <w:tmpl w:val="371E086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3A2442B8"/>
    <w:multiLevelType w:val="multilevel"/>
    <w:tmpl w:val="EFF65BE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3AA57ADB"/>
    <w:multiLevelType w:val="hybridMultilevel"/>
    <w:tmpl w:val="7CC653A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8" w15:restartNumberingAfterBreak="0">
    <w:nsid w:val="3BDB79B2"/>
    <w:multiLevelType w:val="hybridMultilevel"/>
    <w:tmpl w:val="18887E2A"/>
    <w:lvl w:ilvl="0" w:tplc="F244CE06">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3BFF757C"/>
    <w:multiLevelType w:val="multilevel"/>
    <w:tmpl w:val="CB7CDF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0500136"/>
    <w:multiLevelType w:val="hybridMultilevel"/>
    <w:tmpl w:val="23FE0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A66C78"/>
    <w:multiLevelType w:val="multilevel"/>
    <w:tmpl w:val="AADC47C8"/>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2527683"/>
    <w:multiLevelType w:val="hybridMultilevel"/>
    <w:tmpl w:val="AA305E42"/>
    <w:lvl w:ilvl="0" w:tplc="041F000F">
      <w:start w:val="1"/>
      <w:numFmt w:val="decimal"/>
      <w:lvlText w:val="%1."/>
      <w:lvlJc w:val="left"/>
      <w:pPr>
        <w:ind w:left="908" w:hanging="360"/>
      </w:pPr>
    </w:lvl>
    <w:lvl w:ilvl="1" w:tplc="041F0019">
      <w:start w:val="1"/>
      <w:numFmt w:val="lowerLetter"/>
      <w:lvlText w:val="%2."/>
      <w:lvlJc w:val="left"/>
      <w:pPr>
        <w:ind w:left="1628" w:hanging="360"/>
      </w:pPr>
    </w:lvl>
    <w:lvl w:ilvl="2" w:tplc="041F001B">
      <w:start w:val="1"/>
      <w:numFmt w:val="lowerRoman"/>
      <w:lvlText w:val="%3."/>
      <w:lvlJc w:val="right"/>
      <w:pPr>
        <w:ind w:left="2348" w:hanging="180"/>
      </w:pPr>
    </w:lvl>
    <w:lvl w:ilvl="3" w:tplc="041F000F">
      <w:start w:val="1"/>
      <w:numFmt w:val="decimal"/>
      <w:lvlText w:val="%4."/>
      <w:lvlJc w:val="left"/>
      <w:pPr>
        <w:ind w:left="3068" w:hanging="360"/>
      </w:pPr>
    </w:lvl>
    <w:lvl w:ilvl="4" w:tplc="041F0019">
      <w:start w:val="1"/>
      <w:numFmt w:val="lowerLetter"/>
      <w:lvlText w:val="%5."/>
      <w:lvlJc w:val="left"/>
      <w:pPr>
        <w:ind w:left="3788" w:hanging="360"/>
      </w:pPr>
    </w:lvl>
    <w:lvl w:ilvl="5" w:tplc="041F001B">
      <w:start w:val="1"/>
      <w:numFmt w:val="lowerRoman"/>
      <w:lvlText w:val="%6."/>
      <w:lvlJc w:val="right"/>
      <w:pPr>
        <w:ind w:left="4508" w:hanging="180"/>
      </w:pPr>
    </w:lvl>
    <w:lvl w:ilvl="6" w:tplc="041F000F">
      <w:start w:val="1"/>
      <w:numFmt w:val="decimal"/>
      <w:lvlText w:val="%7."/>
      <w:lvlJc w:val="left"/>
      <w:pPr>
        <w:ind w:left="5228" w:hanging="360"/>
      </w:pPr>
    </w:lvl>
    <w:lvl w:ilvl="7" w:tplc="041F0019">
      <w:start w:val="1"/>
      <w:numFmt w:val="lowerLetter"/>
      <w:lvlText w:val="%8."/>
      <w:lvlJc w:val="left"/>
      <w:pPr>
        <w:ind w:left="5948" w:hanging="360"/>
      </w:pPr>
    </w:lvl>
    <w:lvl w:ilvl="8" w:tplc="041F001B">
      <w:start w:val="1"/>
      <w:numFmt w:val="lowerRoman"/>
      <w:lvlText w:val="%9."/>
      <w:lvlJc w:val="right"/>
      <w:pPr>
        <w:ind w:left="6668" w:hanging="180"/>
      </w:pPr>
    </w:lvl>
  </w:abstractNum>
  <w:abstractNum w:abstractNumId="33" w15:restartNumberingAfterBreak="0">
    <w:nsid w:val="446E617D"/>
    <w:multiLevelType w:val="hybridMultilevel"/>
    <w:tmpl w:val="76A2C076"/>
    <w:lvl w:ilvl="0" w:tplc="041F0001">
      <w:start w:val="1"/>
      <w:numFmt w:val="bullet"/>
      <w:lvlText w:val=""/>
      <w:lvlJc w:val="left"/>
      <w:pPr>
        <w:tabs>
          <w:tab w:val="num" w:pos="360"/>
        </w:tabs>
        <w:ind w:left="360" w:hanging="360"/>
      </w:pPr>
      <w:rPr>
        <w:rFonts w:ascii="Symbol" w:hAnsi="Symbol" w:hint="default"/>
      </w:rPr>
    </w:lvl>
    <w:lvl w:ilvl="1" w:tplc="041F0003">
      <w:start w:val="1"/>
      <w:numFmt w:val="bullet"/>
      <w:lvlText w:val="o"/>
      <w:lvlJc w:val="left"/>
      <w:pPr>
        <w:tabs>
          <w:tab w:val="num" w:pos="1080"/>
        </w:tabs>
        <w:ind w:left="1080" w:hanging="360"/>
      </w:pPr>
      <w:rPr>
        <w:rFonts w:ascii="Courier New" w:hAnsi="Courier New" w:cs="Courier New" w:hint="default"/>
      </w:rPr>
    </w:lvl>
    <w:lvl w:ilvl="2" w:tplc="041F0005">
      <w:start w:val="1"/>
      <w:numFmt w:val="bullet"/>
      <w:lvlText w:val=""/>
      <w:lvlJc w:val="left"/>
      <w:pPr>
        <w:tabs>
          <w:tab w:val="num" w:pos="1800"/>
        </w:tabs>
        <w:ind w:left="1800" w:hanging="360"/>
      </w:pPr>
      <w:rPr>
        <w:rFonts w:ascii="Wingdings" w:hAnsi="Wingdings" w:hint="default"/>
      </w:rPr>
    </w:lvl>
    <w:lvl w:ilvl="3" w:tplc="041F0001">
      <w:start w:val="1"/>
      <w:numFmt w:val="bullet"/>
      <w:lvlText w:val=""/>
      <w:lvlJc w:val="left"/>
      <w:pPr>
        <w:tabs>
          <w:tab w:val="num" w:pos="2520"/>
        </w:tabs>
        <w:ind w:left="2520" w:hanging="360"/>
      </w:pPr>
      <w:rPr>
        <w:rFonts w:ascii="Symbol" w:hAnsi="Symbol" w:hint="default"/>
      </w:rPr>
    </w:lvl>
    <w:lvl w:ilvl="4" w:tplc="041F0003">
      <w:start w:val="1"/>
      <w:numFmt w:val="bullet"/>
      <w:lvlText w:val="o"/>
      <w:lvlJc w:val="left"/>
      <w:pPr>
        <w:tabs>
          <w:tab w:val="num" w:pos="3240"/>
        </w:tabs>
        <w:ind w:left="3240" w:hanging="360"/>
      </w:pPr>
      <w:rPr>
        <w:rFonts w:ascii="Courier New" w:hAnsi="Courier New" w:cs="Courier New" w:hint="default"/>
      </w:rPr>
    </w:lvl>
    <w:lvl w:ilvl="5" w:tplc="041F0005">
      <w:start w:val="1"/>
      <w:numFmt w:val="bullet"/>
      <w:lvlText w:val=""/>
      <w:lvlJc w:val="left"/>
      <w:pPr>
        <w:tabs>
          <w:tab w:val="num" w:pos="3960"/>
        </w:tabs>
        <w:ind w:left="3960" w:hanging="360"/>
      </w:pPr>
      <w:rPr>
        <w:rFonts w:ascii="Wingdings" w:hAnsi="Wingdings" w:hint="default"/>
      </w:rPr>
    </w:lvl>
    <w:lvl w:ilvl="6" w:tplc="041F0001">
      <w:start w:val="1"/>
      <w:numFmt w:val="bullet"/>
      <w:lvlText w:val=""/>
      <w:lvlJc w:val="left"/>
      <w:pPr>
        <w:tabs>
          <w:tab w:val="num" w:pos="4680"/>
        </w:tabs>
        <w:ind w:left="4680" w:hanging="360"/>
      </w:pPr>
      <w:rPr>
        <w:rFonts w:ascii="Symbol" w:hAnsi="Symbol" w:hint="default"/>
      </w:rPr>
    </w:lvl>
    <w:lvl w:ilvl="7" w:tplc="041F0003">
      <w:start w:val="1"/>
      <w:numFmt w:val="bullet"/>
      <w:lvlText w:val="o"/>
      <w:lvlJc w:val="left"/>
      <w:pPr>
        <w:tabs>
          <w:tab w:val="num" w:pos="5400"/>
        </w:tabs>
        <w:ind w:left="5400" w:hanging="360"/>
      </w:pPr>
      <w:rPr>
        <w:rFonts w:ascii="Courier New" w:hAnsi="Courier New" w:cs="Courier New" w:hint="default"/>
      </w:rPr>
    </w:lvl>
    <w:lvl w:ilvl="8" w:tplc="041F0005">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4B1755A"/>
    <w:multiLevelType w:val="hybridMultilevel"/>
    <w:tmpl w:val="187CA990"/>
    <w:lvl w:ilvl="0" w:tplc="F0EACAB6">
      <w:start w:val="1"/>
      <w:numFmt w:val="decimal"/>
      <w:lvlText w:val="%1."/>
      <w:lvlJc w:val="left"/>
      <w:pPr>
        <w:ind w:left="990" w:hanging="630"/>
      </w:pPr>
      <w:rPr>
        <w:rFonts w:ascii="Times New Roman" w:eastAsia="Times New Roman" w:hAnsi="Times New Roman" w:cs="Times New Roman"/>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5" w15:restartNumberingAfterBreak="0">
    <w:nsid w:val="45325729"/>
    <w:multiLevelType w:val="hybridMultilevel"/>
    <w:tmpl w:val="AE0A44E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6B85126"/>
    <w:multiLevelType w:val="hybridMultilevel"/>
    <w:tmpl w:val="82F442D4"/>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49E4016F"/>
    <w:multiLevelType w:val="multilevel"/>
    <w:tmpl w:val="22B851D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4A073132"/>
    <w:multiLevelType w:val="hybridMultilevel"/>
    <w:tmpl w:val="640EECC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4C6F73E7"/>
    <w:multiLevelType w:val="hybridMultilevel"/>
    <w:tmpl w:val="7D14DB4E"/>
    <w:lvl w:ilvl="0" w:tplc="041F0005">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40" w15:restartNumberingAfterBreak="0">
    <w:nsid w:val="4E920F15"/>
    <w:multiLevelType w:val="hybridMultilevel"/>
    <w:tmpl w:val="0FDA8CC8"/>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1" w15:restartNumberingAfterBreak="0">
    <w:nsid w:val="5270474E"/>
    <w:multiLevelType w:val="hybridMultilevel"/>
    <w:tmpl w:val="587C0E72"/>
    <w:lvl w:ilvl="0" w:tplc="041F000B">
      <w:start w:val="1"/>
      <w:numFmt w:val="bullet"/>
      <w:lvlText w:val=""/>
      <w:lvlJc w:val="left"/>
      <w:pPr>
        <w:ind w:left="720" w:hanging="360"/>
      </w:pPr>
      <w:rPr>
        <w:rFonts w:ascii="Wingdings" w:hAnsi="Wingding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2" w15:restartNumberingAfterBreak="0">
    <w:nsid w:val="53F243F6"/>
    <w:multiLevelType w:val="multilevel"/>
    <w:tmpl w:val="F1C0FE2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54993AC2"/>
    <w:multiLevelType w:val="multilevel"/>
    <w:tmpl w:val="F526742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5597409F"/>
    <w:multiLevelType w:val="hybridMultilevel"/>
    <w:tmpl w:val="12686574"/>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45" w15:restartNumberingAfterBreak="0">
    <w:nsid w:val="55BF465C"/>
    <w:multiLevelType w:val="multilevel"/>
    <w:tmpl w:val="1F60317C"/>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56B937AB"/>
    <w:multiLevelType w:val="hybridMultilevel"/>
    <w:tmpl w:val="907A24B4"/>
    <w:lvl w:ilvl="0" w:tplc="01AC656C">
      <w:start w:val="1"/>
      <w:numFmt w:val="decimal"/>
      <w:lvlText w:val="%1."/>
      <w:lvlJc w:val="left"/>
      <w:pPr>
        <w:ind w:left="360" w:hanging="360"/>
      </w:pPr>
      <w:rPr>
        <w:b/>
        <w:bCs/>
        <w:sz w:val="24"/>
        <w:szCs w:val="24"/>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start w:val="1"/>
      <w:numFmt w:val="decimal"/>
      <w:lvlText w:val="%4."/>
      <w:lvlJc w:val="left"/>
      <w:pPr>
        <w:ind w:left="2520" w:hanging="360"/>
      </w:pPr>
    </w:lvl>
    <w:lvl w:ilvl="4" w:tplc="041F0019">
      <w:start w:val="1"/>
      <w:numFmt w:val="lowerLetter"/>
      <w:lvlText w:val="%5."/>
      <w:lvlJc w:val="left"/>
      <w:pPr>
        <w:ind w:left="3240" w:hanging="360"/>
      </w:pPr>
    </w:lvl>
    <w:lvl w:ilvl="5" w:tplc="041F001B">
      <w:start w:val="1"/>
      <w:numFmt w:val="lowerRoman"/>
      <w:lvlText w:val="%6."/>
      <w:lvlJc w:val="right"/>
      <w:pPr>
        <w:ind w:left="3960" w:hanging="180"/>
      </w:pPr>
    </w:lvl>
    <w:lvl w:ilvl="6" w:tplc="041F000F">
      <w:start w:val="1"/>
      <w:numFmt w:val="decimal"/>
      <w:lvlText w:val="%7."/>
      <w:lvlJc w:val="left"/>
      <w:pPr>
        <w:ind w:left="4680" w:hanging="360"/>
      </w:pPr>
    </w:lvl>
    <w:lvl w:ilvl="7" w:tplc="041F0019">
      <w:start w:val="1"/>
      <w:numFmt w:val="lowerLetter"/>
      <w:lvlText w:val="%8."/>
      <w:lvlJc w:val="left"/>
      <w:pPr>
        <w:ind w:left="5400" w:hanging="360"/>
      </w:pPr>
    </w:lvl>
    <w:lvl w:ilvl="8" w:tplc="041F001B">
      <w:start w:val="1"/>
      <w:numFmt w:val="lowerRoman"/>
      <w:lvlText w:val="%9."/>
      <w:lvlJc w:val="right"/>
      <w:pPr>
        <w:ind w:left="6120" w:hanging="180"/>
      </w:pPr>
    </w:lvl>
  </w:abstractNum>
  <w:abstractNum w:abstractNumId="47" w15:restartNumberingAfterBreak="0">
    <w:nsid w:val="58627E66"/>
    <w:multiLevelType w:val="hybridMultilevel"/>
    <w:tmpl w:val="17046010"/>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start w:val="1"/>
      <w:numFmt w:val="bullet"/>
      <w:lvlText w:val=""/>
      <w:lvlJc w:val="left"/>
      <w:pPr>
        <w:ind w:left="2520" w:hanging="360"/>
      </w:pPr>
      <w:rPr>
        <w:rFonts w:ascii="Wingdings" w:hAnsi="Wingdings" w:hint="default"/>
      </w:rPr>
    </w:lvl>
    <w:lvl w:ilvl="3" w:tplc="041F0001">
      <w:start w:val="1"/>
      <w:numFmt w:val="bullet"/>
      <w:lvlText w:val=""/>
      <w:lvlJc w:val="left"/>
      <w:pPr>
        <w:ind w:left="3240" w:hanging="360"/>
      </w:pPr>
      <w:rPr>
        <w:rFonts w:ascii="Symbol" w:hAnsi="Symbol" w:hint="default"/>
      </w:rPr>
    </w:lvl>
    <w:lvl w:ilvl="4" w:tplc="041F0003">
      <w:start w:val="1"/>
      <w:numFmt w:val="bullet"/>
      <w:lvlText w:val="o"/>
      <w:lvlJc w:val="left"/>
      <w:pPr>
        <w:ind w:left="3960" w:hanging="360"/>
      </w:pPr>
      <w:rPr>
        <w:rFonts w:ascii="Courier New" w:hAnsi="Courier New" w:cs="Courier New" w:hint="default"/>
      </w:rPr>
    </w:lvl>
    <w:lvl w:ilvl="5" w:tplc="041F0005">
      <w:start w:val="1"/>
      <w:numFmt w:val="bullet"/>
      <w:lvlText w:val=""/>
      <w:lvlJc w:val="left"/>
      <w:pPr>
        <w:ind w:left="4680" w:hanging="360"/>
      </w:pPr>
      <w:rPr>
        <w:rFonts w:ascii="Wingdings" w:hAnsi="Wingdings" w:hint="default"/>
      </w:rPr>
    </w:lvl>
    <w:lvl w:ilvl="6" w:tplc="041F0001">
      <w:start w:val="1"/>
      <w:numFmt w:val="bullet"/>
      <w:lvlText w:val=""/>
      <w:lvlJc w:val="left"/>
      <w:pPr>
        <w:ind w:left="5400" w:hanging="360"/>
      </w:pPr>
      <w:rPr>
        <w:rFonts w:ascii="Symbol" w:hAnsi="Symbol" w:hint="default"/>
      </w:rPr>
    </w:lvl>
    <w:lvl w:ilvl="7" w:tplc="041F0003">
      <w:start w:val="1"/>
      <w:numFmt w:val="bullet"/>
      <w:lvlText w:val="o"/>
      <w:lvlJc w:val="left"/>
      <w:pPr>
        <w:ind w:left="6120" w:hanging="360"/>
      </w:pPr>
      <w:rPr>
        <w:rFonts w:ascii="Courier New" w:hAnsi="Courier New" w:cs="Courier New" w:hint="default"/>
      </w:rPr>
    </w:lvl>
    <w:lvl w:ilvl="8" w:tplc="041F0005">
      <w:start w:val="1"/>
      <w:numFmt w:val="bullet"/>
      <w:lvlText w:val=""/>
      <w:lvlJc w:val="left"/>
      <w:pPr>
        <w:ind w:left="6840" w:hanging="360"/>
      </w:pPr>
      <w:rPr>
        <w:rFonts w:ascii="Wingdings" w:hAnsi="Wingdings" w:hint="default"/>
      </w:rPr>
    </w:lvl>
  </w:abstractNum>
  <w:abstractNum w:abstractNumId="48" w15:restartNumberingAfterBreak="0">
    <w:nsid w:val="59611C82"/>
    <w:multiLevelType w:val="hybridMultilevel"/>
    <w:tmpl w:val="479E0B2A"/>
    <w:lvl w:ilvl="0" w:tplc="36D13C5A">
      <w:start w:val="1"/>
      <w:numFmt w:val="bullet"/>
      <w:lvlText w:val="·"/>
      <w:lvlJc w:val="left"/>
      <w:pPr>
        <w:ind w:left="720" w:hanging="360"/>
      </w:pPr>
      <w:rPr>
        <w:rFonts w:ascii="Symbol" w:eastAsia="Symbol" w:hAnsi="Symbol" w:cs="Symbol"/>
      </w:rPr>
    </w:lvl>
    <w:lvl w:ilvl="1" w:tplc="577D9EF3">
      <w:start w:val="1"/>
      <w:numFmt w:val="bullet"/>
      <w:lvlText w:val="o"/>
      <w:lvlJc w:val="left"/>
      <w:pPr>
        <w:ind w:left="1440" w:hanging="360"/>
      </w:pPr>
      <w:rPr>
        <w:rFonts w:ascii="Symbol" w:hAnsi="Symbol"/>
      </w:rPr>
    </w:lvl>
    <w:lvl w:ilvl="2" w:tplc="0D0A2C14">
      <w:start w:val="1"/>
      <w:numFmt w:val="bullet"/>
      <w:lvlText w:val="·"/>
      <w:lvlJc w:val="left"/>
      <w:pPr>
        <w:ind w:left="2160" w:hanging="360"/>
      </w:pPr>
      <w:rPr>
        <w:rFonts w:ascii="Symbol" w:hAnsi="Symbol"/>
      </w:rPr>
    </w:lvl>
    <w:lvl w:ilvl="3" w:tplc="272C943B">
      <w:start w:val="1"/>
      <w:numFmt w:val="bullet"/>
      <w:lvlText w:val="o"/>
      <w:lvlJc w:val="left"/>
      <w:pPr>
        <w:ind w:left="2880" w:hanging="360"/>
      </w:pPr>
      <w:rPr>
        <w:rFonts w:ascii="Symbol" w:hAnsi="Symbol"/>
      </w:rPr>
    </w:lvl>
    <w:lvl w:ilvl="4" w:tplc="6D79D911">
      <w:start w:val="1"/>
      <w:numFmt w:val="bullet"/>
      <w:lvlText w:val="·"/>
      <w:lvlJc w:val="left"/>
      <w:pPr>
        <w:ind w:left="3600" w:hanging="360"/>
      </w:pPr>
      <w:rPr>
        <w:rFonts w:ascii="Symbol" w:hAnsi="Symbol"/>
      </w:rPr>
    </w:lvl>
    <w:lvl w:ilvl="5" w:tplc="6EFD4EF4">
      <w:start w:val="1"/>
      <w:numFmt w:val="bullet"/>
      <w:lvlText w:val="o"/>
      <w:lvlJc w:val="left"/>
      <w:pPr>
        <w:ind w:left="4320" w:hanging="360"/>
      </w:pPr>
      <w:rPr>
        <w:rFonts w:ascii="Symbol" w:hAnsi="Symbol"/>
      </w:rPr>
    </w:lvl>
    <w:lvl w:ilvl="6" w:tplc="3A05A47F">
      <w:start w:val="1"/>
      <w:numFmt w:val="bullet"/>
      <w:lvlText w:val="·"/>
      <w:lvlJc w:val="left"/>
      <w:pPr>
        <w:ind w:left="5040" w:hanging="360"/>
      </w:pPr>
      <w:rPr>
        <w:rFonts w:ascii="Symbol" w:hAnsi="Symbol"/>
      </w:rPr>
    </w:lvl>
    <w:lvl w:ilvl="7" w:tplc="3A38B94F">
      <w:start w:val="1"/>
      <w:numFmt w:val="bullet"/>
      <w:lvlText w:val="o"/>
      <w:lvlJc w:val="left"/>
      <w:pPr>
        <w:ind w:left="5760" w:hanging="360"/>
      </w:pPr>
      <w:rPr>
        <w:rFonts w:ascii="Symbol" w:hAnsi="Symbol"/>
      </w:rPr>
    </w:lvl>
    <w:lvl w:ilvl="8" w:tplc="1D208B2A">
      <w:start w:val="1"/>
      <w:numFmt w:val="bullet"/>
      <w:lvlText w:val="·"/>
      <w:lvlJc w:val="left"/>
      <w:pPr>
        <w:ind w:left="6480" w:hanging="360"/>
      </w:pPr>
      <w:rPr>
        <w:rFonts w:ascii="Symbol" w:hAnsi="Symbol"/>
      </w:rPr>
    </w:lvl>
  </w:abstractNum>
  <w:abstractNum w:abstractNumId="49" w15:restartNumberingAfterBreak="0">
    <w:nsid w:val="59C478D8"/>
    <w:multiLevelType w:val="hybridMultilevel"/>
    <w:tmpl w:val="96663CC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0" w15:restartNumberingAfterBreak="0">
    <w:nsid w:val="5B3703B7"/>
    <w:multiLevelType w:val="hybridMultilevel"/>
    <w:tmpl w:val="9A4029A6"/>
    <w:lvl w:ilvl="0" w:tplc="041F0001">
      <w:start w:val="1"/>
      <w:numFmt w:val="bullet"/>
      <w:lvlText w:val=""/>
      <w:lvlJc w:val="left"/>
      <w:pPr>
        <w:ind w:left="1020" w:hanging="360"/>
      </w:pPr>
      <w:rPr>
        <w:rFonts w:ascii="Symbol" w:hAnsi="Symbol" w:hint="default"/>
      </w:rPr>
    </w:lvl>
    <w:lvl w:ilvl="1" w:tplc="041F0003">
      <w:start w:val="1"/>
      <w:numFmt w:val="bullet"/>
      <w:lvlText w:val="o"/>
      <w:lvlJc w:val="left"/>
      <w:pPr>
        <w:ind w:left="1740" w:hanging="360"/>
      </w:pPr>
      <w:rPr>
        <w:rFonts w:ascii="Courier New" w:hAnsi="Courier New" w:cs="Courier New" w:hint="default"/>
      </w:rPr>
    </w:lvl>
    <w:lvl w:ilvl="2" w:tplc="041F0005">
      <w:start w:val="1"/>
      <w:numFmt w:val="bullet"/>
      <w:lvlText w:val=""/>
      <w:lvlJc w:val="left"/>
      <w:pPr>
        <w:ind w:left="2460" w:hanging="360"/>
      </w:pPr>
      <w:rPr>
        <w:rFonts w:ascii="Wingdings" w:hAnsi="Wingdings" w:hint="default"/>
      </w:rPr>
    </w:lvl>
    <w:lvl w:ilvl="3" w:tplc="041F0001">
      <w:start w:val="1"/>
      <w:numFmt w:val="bullet"/>
      <w:lvlText w:val=""/>
      <w:lvlJc w:val="left"/>
      <w:pPr>
        <w:ind w:left="3180" w:hanging="360"/>
      </w:pPr>
      <w:rPr>
        <w:rFonts w:ascii="Symbol" w:hAnsi="Symbol" w:hint="default"/>
      </w:rPr>
    </w:lvl>
    <w:lvl w:ilvl="4" w:tplc="041F0003">
      <w:start w:val="1"/>
      <w:numFmt w:val="bullet"/>
      <w:lvlText w:val="o"/>
      <w:lvlJc w:val="left"/>
      <w:pPr>
        <w:ind w:left="3900" w:hanging="360"/>
      </w:pPr>
      <w:rPr>
        <w:rFonts w:ascii="Courier New" w:hAnsi="Courier New" w:cs="Courier New" w:hint="default"/>
      </w:rPr>
    </w:lvl>
    <w:lvl w:ilvl="5" w:tplc="041F0005">
      <w:start w:val="1"/>
      <w:numFmt w:val="bullet"/>
      <w:lvlText w:val=""/>
      <w:lvlJc w:val="left"/>
      <w:pPr>
        <w:ind w:left="4620" w:hanging="360"/>
      </w:pPr>
      <w:rPr>
        <w:rFonts w:ascii="Wingdings" w:hAnsi="Wingdings" w:hint="default"/>
      </w:rPr>
    </w:lvl>
    <w:lvl w:ilvl="6" w:tplc="041F0001">
      <w:start w:val="1"/>
      <w:numFmt w:val="bullet"/>
      <w:lvlText w:val=""/>
      <w:lvlJc w:val="left"/>
      <w:pPr>
        <w:ind w:left="5340" w:hanging="360"/>
      </w:pPr>
      <w:rPr>
        <w:rFonts w:ascii="Symbol" w:hAnsi="Symbol" w:hint="default"/>
      </w:rPr>
    </w:lvl>
    <w:lvl w:ilvl="7" w:tplc="041F0003">
      <w:start w:val="1"/>
      <w:numFmt w:val="bullet"/>
      <w:lvlText w:val="o"/>
      <w:lvlJc w:val="left"/>
      <w:pPr>
        <w:ind w:left="6060" w:hanging="360"/>
      </w:pPr>
      <w:rPr>
        <w:rFonts w:ascii="Courier New" w:hAnsi="Courier New" w:cs="Courier New" w:hint="default"/>
      </w:rPr>
    </w:lvl>
    <w:lvl w:ilvl="8" w:tplc="041F0005">
      <w:start w:val="1"/>
      <w:numFmt w:val="bullet"/>
      <w:lvlText w:val=""/>
      <w:lvlJc w:val="left"/>
      <w:pPr>
        <w:ind w:left="6780" w:hanging="360"/>
      </w:pPr>
      <w:rPr>
        <w:rFonts w:ascii="Wingdings" w:hAnsi="Wingdings" w:hint="default"/>
      </w:rPr>
    </w:lvl>
  </w:abstractNum>
  <w:abstractNum w:abstractNumId="51" w15:restartNumberingAfterBreak="0">
    <w:nsid w:val="5B673540"/>
    <w:multiLevelType w:val="hybridMultilevel"/>
    <w:tmpl w:val="BC0CB786"/>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2" w15:restartNumberingAfterBreak="0">
    <w:nsid w:val="61234197"/>
    <w:multiLevelType w:val="multilevel"/>
    <w:tmpl w:val="7618E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0401A5"/>
    <w:multiLevelType w:val="multilevel"/>
    <w:tmpl w:val="B02897D0"/>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62F3478F"/>
    <w:multiLevelType w:val="hybridMultilevel"/>
    <w:tmpl w:val="EC4CB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447E3C"/>
    <w:multiLevelType w:val="hybridMultilevel"/>
    <w:tmpl w:val="692E9B58"/>
    <w:lvl w:ilvl="0" w:tplc="1D7EDC20">
      <w:start w:val="1"/>
      <w:numFmt w:val="decimal"/>
      <w:lvlText w:val="%1."/>
      <w:lvlJc w:val="left"/>
      <w:pPr>
        <w:ind w:left="1080" w:hanging="360"/>
      </w:pPr>
      <w:rPr>
        <w:rFonts w:hint="default"/>
      </w:rPr>
    </w:lvl>
    <w:lvl w:ilvl="1" w:tplc="041F0019">
      <w:start w:val="1"/>
      <w:numFmt w:val="lowerLetter"/>
      <w:lvlText w:val="%2."/>
      <w:lvlJc w:val="left"/>
      <w:pPr>
        <w:ind w:left="1800" w:hanging="360"/>
      </w:pPr>
    </w:lvl>
    <w:lvl w:ilvl="2" w:tplc="041F001B">
      <w:start w:val="1"/>
      <w:numFmt w:val="lowerRoman"/>
      <w:lvlText w:val="%3."/>
      <w:lvlJc w:val="right"/>
      <w:pPr>
        <w:ind w:left="2520" w:hanging="180"/>
      </w:pPr>
    </w:lvl>
    <w:lvl w:ilvl="3" w:tplc="041F000F">
      <w:start w:val="1"/>
      <w:numFmt w:val="decimal"/>
      <w:lvlText w:val="%4."/>
      <w:lvlJc w:val="left"/>
      <w:pPr>
        <w:ind w:left="3240" w:hanging="360"/>
      </w:pPr>
    </w:lvl>
    <w:lvl w:ilvl="4" w:tplc="041F0019">
      <w:start w:val="1"/>
      <w:numFmt w:val="lowerLetter"/>
      <w:lvlText w:val="%5."/>
      <w:lvlJc w:val="left"/>
      <w:pPr>
        <w:ind w:left="3960" w:hanging="360"/>
      </w:pPr>
    </w:lvl>
    <w:lvl w:ilvl="5" w:tplc="041F001B">
      <w:start w:val="1"/>
      <w:numFmt w:val="lowerRoman"/>
      <w:lvlText w:val="%6."/>
      <w:lvlJc w:val="right"/>
      <w:pPr>
        <w:ind w:left="4680" w:hanging="180"/>
      </w:pPr>
    </w:lvl>
    <w:lvl w:ilvl="6" w:tplc="041F000F">
      <w:start w:val="1"/>
      <w:numFmt w:val="decimal"/>
      <w:lvlText w:val="%7."/>
      <w:lvlJc w:val="left"/>
      <w:pPr>
        <w:ind w:left="5400" w:hanging="360"/>
      </w:pPr>
    </w:lvl>
    <w:lvl w:ilvl="7" w:tplc="041F0019">
      <w:start w:val="1"/>
      <w:numFmt w:val="lowerLetter"/>
      <w:lvlText w:val="%8."/>
      <w:lvlJc w:val="left"/>
      <w:pPr>
        <w:ind w:left="6120" w:hanging="360"/>
      </w:pPr>
    </w:lvl>
    <w:lvl w:ilvl="8" w:tplc="041F001B">
      <w:start w:val="1"/>
      <w:numFmt w:val="lowerRoman"/>
      <w:lvlText w:val="%9."/>
      <w:lvlJc w:val="right"/>
      <w:pPr>
        <w:ind w:left="6840" w:hanging="180"/>
      </w:pPr>
    </w:lvl>
  </w:abstractNum>
  <w:abstractNum w:abstractNumId="56" w15:restartNumberingAfterBreak="0">
    <w:nsid w:val="63D700C9"/>
    <w:multiLevelType w:val="multilevel"/>
    <w:tmpl w:val="229AC9C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57" w15:restartNumberingAfterBreak="0">
    <w:nsid w:val="63F57316"/>
    <w:multiLevelType w:val="hybridMultilevel"/>
    <w:tmpl w:val="D3FAB45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58" w15:restartNumberingAfterBreak="0">
    <w:nsid w:val="642B1F88"/>
    <w:multiLevelType w:val="hybridMultilevel"/>
    <w:tmpl w:val="4544B968"/>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59" w15:restartNumberingAfterBreak="0">
    <w:nsid w:val="661B6D26"/>
    <w:multiLevelType w:val="multilevel"/>
    <w:tmpl w:val="559E2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F903F8"/>
    <w:multiLevelType w:val="hybridMultilevel"/>
    <w:tmpl w:val="CA769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C56580"/>
    <w:multiLevelType w:val="hybridMultilevel"/>
    <w:tmpl w:val="4DF2BC9A"/>
    <w:lvl w:ilvl="0" w:tplc="3A808968">
      <w:start w:val="1"/>
      <w:numFmt w:val="lowerLetter"/>
      <w:lvlText w:val="%1."/>
      <w:lvlJc w:val="left"/>
      <w:pPr>
        <w:ind w:left="720" w:hanging="360"/>
      </w:pPr>
      <w:rPr>
        <w:rFonts w:hint="default"/>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2" w15:restartNumberingAfterBreak="0">
    <w:nsid w:val="75AA464A"/>
    <w:multiLevelType w:val="hybridMultilevel"/>
    <w:tmpl w:val="2516186E"/>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63" w15:restartNumberingAfterBreak="0">
    <w:nsid w:val="797839DC"/>
    <w:multiLevelType w:val="hybridMultilevel"/>
    <w:tmpl w:val="40D0BCE0"/>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7BDA22F7"/>
    <w:multiLevelType w:val="multilevel"/>
    <w:tmpl w:val="7BA26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BA3D57"/>
    <w:multiLevelType w:val="hybridMultilevel"/>
    <w:tmpl w:val="282EF16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num w:numId="1" w16cid:durableId="317198075">
    <w:abstractNumId w:val="33"/>
  </w:num>
  <w:num w:numId="2" w16cid:durableId="1445810519">
    <w:abstractNumId w:val="58"/>
  </w:num>
  <w:num w:numId="3" w16cid:durableId="1665353692">
    <w:abstractNumId w:val="17"/>
  </w:num>
  <w:num w:numId="4" w16cid:durableId="1195733310">
    <w:abstractNumId w:val="32"/>
  </w:num>
  <w:num w:numId="5" w16cid:durableId="1546674494">
    <w:abstractNumId w:val="22"/>
  </w:num>
  <w:num w:numId="6" w16cid:durableId="554050025">
    <w:abstractNumId w:val="50"/>
  </w:num>
  <w:num w:numId="7" w16cid:durableId="1467699475">
    <w:abstractNumId w:val="40"/>
  </w:num>
  <w:num w:numId="8" w16cid:durableId="1410886590">
    <w:abstractNumId w:val="9"/>
  </w:num>
  <w:num w:numId="9" w16cid:durableId="249774140">
    <w:abstractNumId w:val="51"/>
  </w:num>
  <w:num w:numId="10" w16cid:durableId="1549298554">
    <w:abstractNumId w:val="34"/>
  </w:num>
  <w:num w:numId="11" w16cid:durableId="798232120">
    <w:abstractNumId w:val="18"/>
  </w:num>
  <w:num w:numId="12" w16cid:durableId="254289583">
    <w:abstractNumId w:val="62"/>
  </w:num>
  <w:num w:numId="13" w16cid:durableId="2123186548">
    <w:abstractNumId w:val="6"/>
  </w:num>
  <w:num w:numId="14" w16cid:durableId="2134785105">
    <w:abstractNumId w:val="65"/>
  </w:num>
  <w:num w:numId="15" w16cid:durableId="1049035116">
    <w:abstractNumId w:val="12"/>
  </w:num>
  <w:num w:numId="16" w16cid:durableId="574167267">
    <w:abstractNumId w:val="41"/>
  </w:num>
  <w:num w:numId="17" w16cid:durableId="139736605">
    <w:abstractNumId w:val="49"/>
  </w:num>
  <w:num w:numId="18" w16cid:durableId="333269850">
    <w:abstractNumId w:val="61"/>
  </w:num>
  <w:num w:numId="19" w16cid:durableId="1288585929">
    <w:abstractNumId w:val="4"/>
  </w:num>
  <w:num w:numId="20" w16cid:durableId="1787574981">
    <w:abstractNumId w:val="27"/>
  </w:num>
  <w:num w:numId="21" w16cid:durableId="14818236">
    <w:abstractNumId w:val="57"/>
  </w:num>
  <w:num w:numId="22" w16cid:durableId="1137650276">
    <w:abstractNumId w:val="39"/>
  </w:num>
  <w:num w:numId="23" w16cid:durableId="81029364">
    <w:abstractNumId w:val="44"/>
  </w:num>
  <w:num w:numId="24" w16cid:durableId="580675577">
    <w:abstractNumId w:val="47"/>
  </w:num>
  <w:num w:numId="25" w16cid:durableId="969632929">
    <w:abstractNumId w:val="29"/>
  </w:num>
  <w:num w:numId="26" w16cid:durableId="1368413110">
    <w:abstractNumId w:val="64"/>
  </w:num>
  <w:num w:numId="27" w16cid:durableId="305473132">
    <w:abstractNumId w:val="11"/>
  </w:num>
  <w:num w:numId="28" w16cid:durableId="2071072051">
    <w:abstractNumId w:val="46"/>
  </w:num>
  <w:num w:numId="29" w16cid:durableId="1505784003">
    <w:abstractNumId w:val="2"/>
  </w:num>
  <w:num w:numId="30" w16cid:durableId="1169298056">
    <w:abstractNumId w:val="23"/>
  </w:num>
  <w:num w:numId="31" w16cid:durableId="1756707866">
    <w:abstractNumId w:val="5"/>
  </w:num>
  <w:num w:numId="32" w16cid:durableId="1862351807">
    <w:abstractNumId w:val="55"/>
  </w:num>
  <w:num w:numId="33" w16cid:durableId="666595339">
    <w:abstractNumId w:val="14"/>
  </w:num>
  <w:num w:numId="34" w16cid:durableId="1233004607">
    <w:abstractNumId w:val="28"/>
  </w:num>
  <w:num w:numId="35" w16cid:durableId="2052073861">
    <w:abstractNumId w:val="52"/>
  </w:num>
  <w:num w:numId="36" w16cid:durableId="1609771886">
    <w:abstractNumId w:val="16"/>
  </w:num>
  <w:num w:numId="37" w16cid:durableId="1888953869">
    <w:abstractNumId w:val="45"/>
  </w:num>
  <w:num w:numId="38" w16cid:durableId="976302772">
    <w:abstractNumId w:val="21"/>
  </w:num>
  <w:num w:numId="39" w16cid:durableId="1153911328">
    <w:abstractNumId w:val="10"/>
  </w:num>
  <w:num w:numId="40" w16cid:durableId="885795642">
    <w:abstractNumId w:val="59"/>
  </w:num>
  <w:num w:numId="41" w16cid:durableId="2108310104">
    <w:abstractNumId w:val="3"/>
  </w:num>
  <w:num w:numId="42" w16cid:durableId="1010568341">
    <w:abstractNumId w:val="53"/>
  </w:num>
  <w:num w:numId="43" w16cid:durableId="1545170638">
    <w:abstractNumId w:val="31"/>
  </w:num>
  <w:num w:numId="44" w16cid:durableId="821234655">
    <w:abstractNumId w:val="19"/>
  </w:num>
  <w:num w:numId="45" w16cid:durableId="235407498">
    <w:abstractNumId w:val="0"/>
  </w:num>
  <w:num w:numId="46" w16cid:durableId="100877216">
    <w:abstractNumId w:val="7"/>
  </w:num>
  <w:num w:numId="47" w16cid:durableId="1033581380">
    <w:abstractNumId w:val="37"/>
  </w:num>
  <w:num w:numId="48" w16cid:durableId="263729782">
    <w:abstractNumId w:val="1"/>
  </w:num>
  <w:num w:numId="49" w16cid:durableId="1198351429">
    <w:abstractNumId w:val="26"/>
  </w:num>
  <w:num w:numId="50" w16cid:durableId="918250053">
    <w:abstractNumId w:val="43"/>
  </w:num>
  <w:num w:numId="51" w16cid:durableId="1867668007">
    <w:abstractNumId w:val="20"/>
  </w:num>
  <w:num w:numId="52" w16cid:durableId="1833838470">
    <w:abstractNumId w:val="42"/>
  </w:num>
  <w:num w:numId="53" w16cid:durableId="432895815">
    <w:abstractNumId w:val="25"/>
  </w:num>
  <w:num w:numId="54" w16cid:durableId="290481297">
    <w:abstractNumId w:val="56"/>
  </w:num>
  <w:num w:numId="55" w16cid:durableId="985008319">
    <w:abstractNumId w:val="35"/>
  </w:num>
  <w:num w:numId="56" w16cid:durableId="1857619388">
    <w:abstractNumId w:val="36"/>
  </w:num>
  <w:num w:numId="57" w16cid:durableId="314646560">
    <w:abstractNumId w:val="63"/>
  </w:num>
  <w:num w:numId="58" w16cid:durableId="1070228477">
    <w:abstractNumId w:val="38"/>
  </w:num>
  <w:num w:numId="59" w16cid:durableId="1840925684">
    <w:abstractNumId w:val="13"/>
  </w:num>
  <w:num w:numId="60" w16cid:durableId="1963998701">
    <w:abstractNumId w:val="8"/>
  </w:num>
  <w:num w:numId="61" w16cid:durableId="1941990972">
    <w:abstractNumId w:val="24"/>
  </w:num>
  <w:num w:numId="62" w16cid:durableId="310141224">
    <w:abstractNumId w:val="15"/>
  </w:num>
  <w:num w:numId="63" w16cid:durableId="386611435">
    <w:abstractNumId w:val="48"/>
  </w:num>
  <w:num w:numId="64" w16cid:durableId="744455692">
    <w:abstractNumId w:val="60"/>
  </w:num>
  <w:num w:numId="65" w16cid:durableId="301934298">
    <w:abstractNumId w:val="30"/>
  </w:num>
  <w:num w:numId="66" w16cid:durableId="227033748">
    <w:abstractNumId w:val="5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zben Kutlu">
    <w15:presenceInfo w15:providerId="AD" w15:userId="S::ozben.kutlu@o365.ege.edu.tr::089c4a53-634c-41c0-ab4a-7586cf01f0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09A"/>
    <w:rsid w:val="00006ECE"/>
    <w:rsid w:val="00050009"/>
    <w:rsid w:val="00052260"/>
    <w:rsid w:val="0005609A"/>
    <w:rsid w:val="000F0471"/>
    <w:rsid w:val="001157BA"/>
    <w:rsid w:val="00173A9D"/>
    <w:rsid w:val="00181F20"/>
    <w:rsid w:val="0019714A"/>
    <w:rsid w:val="00212559"/>
    <w:rsid w:val="0023672D"/>
    <w:rsid w:val="00237583"/>
    <w:rsid w:val="00251066"/>
    <w:rsid w:val="00270ECD"/>
    <w:rsid w:val="002857F3"/>
    <w:rsid w:val="002D2FC3"/>
    <w:rsid w:val="003063E5"/>
    <w:rsid w:val="00326FA6"/>
    <w:rsid w:val="00343BC7"/>
    <w:rsid w:val="00372925"/>
    <w:rsid w:val="003B3855"/>
    <w:rsid w:val="003D2D36"/>
    <w:rsid w:val="003E7B8C"/>
    <w:rsid w:val="003F3129"/>
    <w:rsid w:val="003F44D1"/>
    <w:rsid w:val="00481E00"/>
    <w:rsid w:val="004B163E"/>
    <w:rsid w:val="00566CE1"/>
    <w:rsid w:val="005B0A1C"/>
    <w:rsid w:val="005D7396"/>
    <w:rsid w:val="005F3497"/>
    <w:rsid w:val="005F3946"/>
    <w:rsid w:val="006024AB"/>
    <w:rsid w:val="00677333"/>
    <w:rsid w:val="006A638B"/>
    <w:rsid w:val="00727457"/>
    <w:rsid w:val="007554A3"/>
    <w:rsid w:val="00762803"/>
    <w:rsid w:val="00762FBF"/>
    <w:rsid w:val="00787D22"/>
    <w:rsid w:val="007D43CF"/>
    <w:rsid w:val="007E3C3B"/>
    <w:rsid w:val="00836019"/>
    <w:rsid w:val="008638FC"/>
    <w:rsid w:val="0087060F"/>
    <w:rsid w:val="00892049"/>
    <w:rsid w:val="00897F45"/>
    <w:rsid w:val="008C6BD7"/>
    <w:rsid w:val="0091361D"/>
    <w:rsid w:val="00923E5F"/>
    <w:rsid w:val="00935EE7"/>
    <w:rsid w:val="00972CB3"/>
    <w:rsid w:val="0099775F"/>
    <w:rsid w:val="009A1726"/>
    <w:rsid w:val="009C1BAC"/>
    <w:rsid w:val="009C3890"/>
    <w:rsid w:val="00A2514D"/>
    <w:rsid w:val="00A274C0"/>
    <w:rsid w:val="00A34B18"/>
    <w:rsid w:val="00A71B42"/>
    <w:rsid w:val="00A91C80"/>
    <w:rsid w:val="00AB0B23"/>
    <w:rsid w:val="00AC0FAA"/>
    <w:rsid w:val="00B34079"/>
    <w:rsid w:val="00B34325"/>
    <w:rsid w:val="00BB420C"/>
    <w:rsid w:val="00BF7747"/>
    <w:rsid w:val="00C23D0C"/>
    <w:rsid w:val="00C35875"/>
    <w:rsid w:val="00C57917"/>
    <w:rsid w:val="00CC6D1B"/>
    <w:rsid w:val="00D00482"/>
    <w:rsid w:val="00D35450"/>
    <w:rsid w:val="00D97B5D"/>
    <w:rsid w:val="00DD2465"/>
    <w:rsid w:val="00DE2463"/>
    <w:rsid w:val="00DE7D5A"/>
    <w:rsid w:val="00E21F55"/>
    <w:rsid w:val="00E34A56"/>
    <w:rsid w:val="00E42F4E"/>
    <w:rsid w:val="00EB4423"/>
    <w:rsid w:val="00ED28A5"/>
    <w:rsid w:val="00ED3703"/>
    <w:rsid w:val="00F05582"/>
    <w:rsid w:val="00F46F36"/>
    <w:rsid w:val="00F538CC"/>
    <w:rsid w:val="00F57CD7"/>
    <w:rsid w:val="00FA13D1"/>
    <w:rsid w:val="00FD23AB"/>
    <w:rsid w:val="00FD543F"/>
    <w:rsid w:val="00FE44B9"/>
    <w:rsid w:val="00FF0943"/>
  </w:rsids>
  <m:mathPr>
    <m:mathFont m:val="Cambria Math"/>
    <m:brkBin m:val="before"/>
    <m:brkBinSub m:val="--"/>
    <m:smallFrac/>
    <m:dispDef/>
    <m:lMargin m:val="0"/>
    <m:rMargin m:val="0"/>
    <m:defJc m:val="centerGroup"/>
    <m:wrapIndent m:val="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2D75A"/>
  <w15:docId w15:val="{4B67E477-303C-4821-B79B-15DD7B7B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B23"/>
    <w:rPr>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uiPriority w:val="10"/>
    <w:qFormat/>
    <w:pPr>
      <w:jc w:val="center"/>
    </w:pPr>
    <w:rPr>
      <w:b/>
      <w:szCs w:val="20"/>
      <w:lang w:val="en-GB" w:eastAsia="en-GB"/>
    </w:rPr>
  </w:style>
  <w:style w:type="paragraph" w:styleId="BalonMetni">
    <w:name w:val="Balloon Text"/>
    <w:basedOn w:val="Normal"/>
    <w:link w:val="BalonMetniChar"/>
    <w:semiHidden/>
    <w:rPr>
      <w:rFonts w:ascii="Tahoma" w:hAnsi="Tahoma" w:cs="Tahoma"/>
      <w:sz w:val="16"/>
      <w:szCs w:val="16"/>
    </w:rPr>
  </w:style>
  <w:style w:type="paragraph" w:customStyle="1" w:styleId="stbilgi">
    <w:name w:val="Üstbilgi"/>
    <w:basedOn w:val="Normal"/>
    <w:link w:val="stbilgiChar"/>
    <w:pPr>
      <w:tabs>
        <w:tab w:val="center" w:pos="4536"/>
        <w:tab w:val="right" w:pos="9072"/>
      </w:tabs>
    </w:pPr>
  </w:style>
  <w:style w:type="paragraph" w:customStyle="1" w:styleId="Altbilgi">
    <w:name w:val="Altbilgi"/>
    <w:basedOn w:val="Normal"/>
    <w:link w:val="AltbilgiChar"/>
    <w:pPr>
      <w:tabs>
        <w:tab w:val="center" w:pos="4536"/>
        <w:tab w:val="right" w:pos="9072"/>
      </w:tabs>
    </w:pPr>
  </w:style>
  <w:style w:type="paragraph" w:styleId="NormalWeb">
    <w:name w:val="Normal (Web)"/>
    <w:basedOn w:val="Normal"/>
    <w:qFormat/>
    <w:pPr>
      <w:spacing w:before="100" w:beforeAutospacing="1" w:after="100" w:afterAutospacing="1"/>
    </w:pPr>
  </w:style>
  <w:style w:type="paragraph" w:styleId="AralkYok">
    <w:name w:val="No Spacing"/>
    <w:qFormat/>
    <w:rPr>
      <w:sz w:val="24"/>
      <w:szCs w:val="24"/>
    </w:rPr>
  </w:style>
  <w:style w:type="paragraph" w:styleId="ListeParagraf">
    <w:name w:val="List Paragraph"/>
    <w:basedOn w:val="Normal"/>
    <w:qFormat/>
    <w:pPr>
      <w:ind w:left="708"/>
    </w:pPr>
  </w:style>
  <w:style w:type="paragraph" w:styleId="stBilgi0">
    <w:name w:val="header"/>
    <w:basedOn w:val="Normal"/>
    <w:link w:val="stBilgiChar0"/>
    <w:pPr>
      <w:tabs>
        <w:tab w:val="center" w:pos="4536"/>
        <w:tab w:val="right" w:pos="9072"/>
      </w:tabs>
    </w:pPr>
  </w:style>
  <w:style w:type="paragraph" w:styleId="AltBilgi0">
    <w:name w:val="footer"/>
    <w:basedOn w:val="Normal"/>
    <w:link w:val="AltBilgiChar0"/>
    <w:uiPriority w:val="99"/>
    <w:pPr>
      <w:tabs>
        <w:tab w:val="center" w:pos="4536"/>
        <w:tab w:val="right" w:pos="9072"/>
      </w:tabs>
    </w:pPr>
  </w:style>
  <w:style w:type="paragraph" w:styleId="ResimYazs">
    <w:name w:val="caption"/>
    <w:basedOn w:val="Normal"/>
    <w:next w:val="Normal"/>
    <w:qFormat/>
    <w:pPr>
      <w:spacing w:after="200"/>
    </w:pPr>
    <w:rPr>
      <w:i/>
      <w:iCs/>
      <w:color w:val="44546A" w:themeColor="text2"/>
      <w:sz w:val="18"/>
      <w:szCs w:val="18"/>
    </w:rPr>
  </w:style>
  <w:style w:type="paragraph" w:styleId="Kaynaka">
    <w:name w:val="Bibliography"/>
    <w:basedOn w:val="Normal"/>
    <w:next w:val="Normal"/>
    <w:pPr>
      <w:spacing w:after="200" w:line="276" w:lineRule="auto"/>
    </w:pPr>
    <w:rPr>
      <w:rFonts w:asciiTheme="minorHAnsi" w:eastAsiaTheme="minorHAnsi" w:hAnsiTheme="minorHAnsi" w:cstheme="minorBidi"/>
      <w:sz w:val="22"/>
      <w:szCs w:val="22"/>
      <w:lang w:eastAsia="en-US"/>
    </w:rPr>
  </w:style>
  <w:style w:type="paragraph" w:styleId="AklamaMetni">
    <w:name w:val="annotation text"/>
    <w:basedOn w:val="Normal"/>
    <w:link w:val="AklamaMetniChar"/>
    <w:pPr>
      <w:widowControl w:val="0"/>
    </w:pPr>
    <w:rPr>
      <w:rFonts w:ascii="Arial" w:hAnsi="Arial" w:cs="Arial"/>
      <w:color w:val="000000"/>
      <w:sz w:val="20"/>
      <w:szCs w:val="20"/>
    </w:rPr>
  </w:style>
  <w:style w:type="paragraph" w:styleId="DipnotMetni">
    <w:name w:val="footnote text"/>
    <w:link w:val="DipnotMetniChar"/>
    <w:semiHidden/>
    <w:rPr>
      <w:szCs w:val="20"/>
    </w:rPr>
  </w:style>
  <w:style w:type="paragraph" w:styleId="SonNotMetni">
    <w:name w:val="endnote text"/>
    <w:link w:val="SonNotMetniChar"/>
    <w:semiHidden/>
    <w:rPr>
      <w:szCs w:val="20"/>
    </w:rPr>
  </w:style>
  <w:style w:type="character" w:styleId="SatrNumaras">
    <w:name w:val="line number"/>
    <w:basedOn w:val="VarsaylanParagrafYazTipi"/>
    <w:semiHidden/>
  </w:style>
  <w:style w:type="character" w:styleId="Kpr">
    <w:name w:val="Hyperlink"/>
    <w:rPr>
      <w:color w:val="0000FF"/>
      <w:u w:val="single"/>
    </w:rPr>
  </w:style>
  <w:style w:type="character" w:customStyle="1" w:styleId="KonuBalChar">
    <w:name w:val="Konu Başlığı Char"/>
    <w:link w:val="KonuBal"/>
    <w:rPr>
      <w:b/>
      <w:sz w:val="24"/>
      <w:lang w:val="en-GB" w:eastAsia="en-GB"/>
    </w:rPr>
  </w:style>
  <w:style w:type="character" w:customStyle="1" w:styleId="BalonMetniChar">
    <w:name w:val="Balon Metni Char"/>
    <w:link w:val="BalonMetni"/>
    <w:semiHidden/>
    <w:rPr>
      <w:rFonts w:ascii="Tahoma" w:hAnsi="Tahoma" w:cs="Tahoma"/>
      <w:sz w:val="16"/>
      <w:szCs w:val="16"/>
    </w:rPr>
  </w:style>
  <w:style w:type="character" w:customStyle="1" w:styleId="stbilgiChar">
    <w:name w:val="Üstbilgi Char"/>
    <w:link w:val="stbilgi"/>
    <w:rPr>
      <w:sz w:val="24"/>
      <w:szCs w:val="24"/>
    </w:rPr>
  </w:style>
  <w:style w:type="character" w:customStyle="1" w:styleId="AltbilgiChar">
    <w:name w:val="Altbilgi Char"/>
    <w:link w:val="Altbilgi"/>
    <w:rPr>
      <w:sz w:val="24"/>
      <w:szCs w:val="24"/>
    </w:rPr>
  </w:style>
  <w:style w:type="character" w:customStyle="1" w:styleId="fontstyle01">
    <w:name w:val="fontstyle01"/>
    <w:rPr>
      <w:rFonts w:ascii="ArialNarrow-Bold" w:hAnsi="ArialNarrow-Bold" w:hint="default"/>
      <w:b/>
      <w:bCs/>
      <w:i w:val="0"/>
      <w:iCs w:val="0"/>
      <w:color w:val="000000"/>
      <w:sz w:val="52"/>
      <w:szCs w:val="52"/>
    </w:rPr>
  </w:style>
  <w:style w:type="character" w:customStyle="1" w:styleId="fontstyle21">
    <w:name w:val="fontstyle21"/>
    <w:rPr>
      <w:rFonts w:ascii="ArialMT" w:hAnsi="ArialMT" w:hint="default"/>
      <w:b w:val="0"/>
      <w:bCs w:val="0"/>
      <w:i w:val="0"/>
      <w:iCs w:val="0"/>
      <w:color w:val="000000"/>
      <w:sz w:val="20"/>
      <w:szCs w:val="20"/>
    </w:rPr>
  </w:style>
  <w:style w:type="character" w:styleId="zlenenKpr">
    <w:name w:val="FollowedHyperlink"/>
    <w:semiHidden/>
    <w:rPr>
      <w:color w:val="954F72"/>
      <w:u w:val="single"/>
    </w:rPr>
  </w:style>
  <w:style w:type="character" w:customStyle="1" w:styleId="UnresolvedMention1">
    <w:name w:val="Unresolved Mention1"/>
    <w:semiHidden/>
    <w:rPr>
      <w:color w:val="605E5C"/>
      <w:shd w:val="clear" w:color="auto" w:fill="E1DFDD"/>
    </w:rPr>
  </w:style>
  <w:style w:type="character" w:customStyle="1" w:styleId="stBilgiChar0">
    <w:name w:val="Üst Bilgi Char"/>
    <w:basedOn w:val="VarsaylanParagrafYazTipi"/>
    <w:link w:val="stBilgi0"/>
    <w:rPr>
      <w:sz w:val="24"/>
      <w:szCs w:val="24"/>
    </w:rPr>
  </w:style>
  <w:style w:type="character" w:customStyle="1" w:styleId="AltBilgiChar0">
    <w:name w:val="Alt Bilgi Char"/>
    <w:basedOn w:val="VarsaylanParagrafYazTipi"/>
    <w:link w:val="AltBilgi0"/>
    <w:uiPriority w:val="99"/>
    <w:rPr>
      <w:sz w:val="24"/>
      <w:szCs w:val="24"/>
    </w:rPr>
  </w:style>
  <w:style w:type="character" w:styleId="Gl">
    <w:name w:val="Strong"/>
    <w:basedOn w:val="VarsaylanParagrafYazTipi"/>
    <w:qFormat/>
    <w:rPr>
      <w:b/>
      <w:bCs/>
    </w:rPr>
  </w:style>
  <w:style w:type="character" w:customStyle="1" w:styleId="AklamaMetniChar">
    <w:name w:val="Açıklama Metni Char"/>
    <w:basedOn w:val="VarsaylanParagrafYazTipi"/>
    <w:link w:val="AklamaMetni"/>
    <w:rPr>
      <w:rFonts w:ascii="Arial" w:hAnsi="Arial" w:cs="Arial"/>
      <w:color w:val="000000"/>
    </w:rPr>
  </w:style>
  <w:style w:type="character" w:styleId="DipnotBavurusu">
    <w:name w:val="footnote reference"/>
    <w:semiHidden/>
    <w:rPr>
      <w:vertAlign w:val="superscript"/>
    </w:rPr>
  </w:style>
  <w:style w:type="character" w:customStyle="1" w:styleId="DipnotMetniChar">
    <w:name w:val="Dipnot Metni Char"/>
    <w:link w:val="DipnotMetni"/>
    <w:semiHidden/>
    <w:rPr>
      <w:sz w:val="20"/>
      <w:szCs w:val="20"/>
    </w:rPr>
  </w:style>
  <w:style w:type="character" w:styleId="SonNotBavurusu">
    <w:name w:val="endnote reference"/>
    <w:semiHidden/>
    <w:rPr>
      <w:vertAlign w:val="superscript"/>
    </w:rPr>
  </w:style>
  <w:style w:type="character" w:customStyle="1" w:styleId="SonNotMetniChar">
    <w:name w:val="Son Not Metni Char"/>
    <w:link w:val="SonNotMetni"/>
    <w:semiHidden/>
    <w:rPr>
      <w:sz w:val="20"/>
      <w:szCs w:val="20"/>
    </w:rPr>
  </w:style>
  <w:style w:type="table" w:styleId="TabloBasit1">
    <w:name w:val="Table Simple 1"/>
    <w:basedOn w:val="NormalTablo"/>
    <w:pPr>
      <w:spacing w:after="160" w:line="278" w:lineRule="auto"/>
    </w:pPr>
    <w:rPr>
      <w:rFonts w:asciiTheme="minorHAnsi" w:eastAsiaTheme="minorHAnsi" w:hAnsiTheme="minorHAnsi" w:cstheme="minorBidi"/>
      <w:kern w:val="2"/>
      <w:sz w:val="24"/>
      <w:szCs w:val="24"/>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oKlavuzu">
    <w:name w:val="Table Grid"/>
    <w:basedOn w:val="NormalTablo"/>
    <w:rPr>
      <w:rFonts w:asciiTheme="minorHAnsi" w:eastAsiaTheme="minorHAnsi" w:hAnsiTheme="minorHAnsi" w:cstheme="minorBidi"/>
      <w:kern w:val="2"/>
      <w:sz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zeltme">
    <w:name w:val="Revision"/>
    <w:hidden/>
    <w:uiPriority w:val="99"/>
    <w:semiHidden/>
    <w:rsid w:val="000F0471"/>
    <w:rPr>
      <w:sz w:val="24"/>
      <w:szCs w:val="24"/>
    </w:rPr>
  </w:style>
  <w:style w:type="character" w:styleId="AklamaBavurusu">
    <w:name w:val="annotation reference"/>
    <w:basedOn w:val="VarsaylanParagrafYazTipi"/>
    <w:uiPriority w:val="99"/>
    <w:semiHidden/>
    <w:unhideWhenUsed/>
    <w:rsid w:val="000F0471"/>
    <w:rPr>
      <w:sz w:val="16"/>
      <w:szCs w:val="16"/>
    </w:rPr>
  </w:style>
  <w:style w:type="paragraph" w:styleId="AklamaKonusu">
    <w:name w:val="annotation subject"/>
    <w:basedOn w:val="AklamaMetni"/>
    <w:next w:val="AklamaMetni"/>
    <w:link w:val="AklamaKonusuChar"/>
    <w:uiPriority w:val="99"/>
    <w:semiHidden/>
    <w:unhideWhenUsed/>
    <w:rsid w:val="000F0471"/>
    <w:pPr>
      <w:widowControl/>
    </w:pPr>
    <w:rPr>
      <w:rFonts w:ascii="Times New Roman" w:hAnsi="Times New Roman" w:cs="Times New Roman"/>
      <w:b/>
      <w:bCs/>
      <w:color w:val="auto"/>
    </w:rPr>
  </w:style>
  <w:style w:type="character" w:customStyle="1" w:styleId="AklamaKonusuChar">
    <w:name w:val="Açıklama Konusu Char"/>
    <w:basedOn w:val="AklamaMetniChar"/>
    <w:link w:val="AklamaKonusu"/>
    <w:uiPriority w:val="99"/>
    <w:semiHidden/>
    <w:rsid w:val="000F0471"/>
    <w:rPr>
      <w:rFonts w:ascii="Arial" w:hAnsi="Arial" w:cs="Arial"/>
      <w:b/>
      <w:bCs/>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hyperlink" Target="https://doi.org/10.1016/j.renene.2016.03.081"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doi.org/10.1016/j.biortech.2018.07.117"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16/j.jaap.2024.106919"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016/j.biortech.2017.02.1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hyperlink" Target="https://doi.org/10.1021/ef900912s"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16/j.biortech.2016.05.107" TargetMode="External"/><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hyperlink" Target="https://doi.org/10.1016/j.wasman.2023.01.002"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016/j.fuel.2020.119164" TargetMode="External"/><Relationship Id="rId30" Type="http://schemas.openxmlformats.org/officeDocument/2006/relationships/hyperlink" Target="https://doi.org/10.1016/j.heliyon.2019.e01790" TargetMode="External"/><Relationship Id="rId35"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EFi05</b:Tag>
    <b:SourceType>Book</b:SourceType>
    <b:Guid>{63D7A4EB-76B4-492B-ABF1-DE520E4643F9}</b:Guid>
    <b:Author>
      <b:Author>
        <b:NameList>
          <b:Person>
            <b:Last>Fiedler</b:Last>
            <b:First>E.</b:First>
          </b:Person>
          <b:Person>
            <b:Last>Grossman</b:Last>
            <b:First>G.</b:First>
          </b:Person>
          <b:Person>
            <b:Last>Kersebohm</b:Last>
            <b:First>D.</b:First>
            <b:Middle>B.</b:Middle>
          </b:Person>
          <b:Person>
            <b:Last>Weiss</b:Last>
            <b:First>G.</b:First>
          </b:Person>
          <b:Person>
            <b:Last>Witte</b:Last>
            <b:First>Claus</b:First>
          </b:Person>
        </b:NameList>
      </b:Author>
    </b:Author>
    <b:Title>Ullman's Encylopedia of Industrial Chemistry</b:Title>
    <b:Year>2005</b:Year>
    <b:Publisher>Weinheim: Wiley-VCH</b:Publisher>
    <b:DOI>10.1002/14356007, ISBN 978-3527306732</b:DOI>
    <b:RefOrder>1</b:RefOrder>
  </b:Source>
  <b:Source>
    <b:Tag>Bal08</b:Tag>
    <b:SourceType>JournalArticle</b:SourceType>
    <b:Guid>{C8708DE8-6FF9-44D2-AED5-CED5B011ED55}</b:Guid>
    <b:Title>Energy Sources, Part A: Recovery, Utilization, and Environmental Effects</b:Title>
    <b:Year>2008</b:Year>
    <b:Author>
      <b:Author>
        <b:NameList>
          <b:Person>
            <b:Last>Balat</b:Last>
            <b:First>M.</b:First>
          </b:Person>
        </b:NameList>
      </b:Author>
    </b:Author>
    <b:JournalName>Mechanisms of Thermochemical Biomass Conversion Processes. Part 1: Reactions of Pyrolysis</b:JournalName>
    <b:Pages>Pages 620-635</b:Pages>
    <b:Volume>30</b:Volume>
    <b:DOI>10.1080/15567030600817258</b:DOI>
    <b:RefOrder>7</b:RefOrder>
  </b:Source>
  <b:Source>
    <b:Tag>Cla06</b:Tag>
    <b:SourceType>Report</b:SourceType>
    <b:Guid>{0FF67593-50CB-4A53-AD57-BCEB6BE442AD}</b:Guid>
    <b:Title>Understanding Biomass Pyrolysis Kinetics: Improved Modeling Based on Comprehensive Thermokinetic Analysis</b:Title>
    <b:Year>2006</b:Year>
    <b:Publisher>In partial fulfillment of the requirements for the degree of Doctor Universitat Politècnica de Catalunya</b:Publisher>
    <b:Author>
      <b:Author>
        <b:NameList>
          <b:Person>
            <b:Last>Díaz</b:Last>
            <b:First>Claudia</b:First>
            <b:Middle>Juliana Gómez</b:Middle>
          </b:Person>
        </b:NameList>
      </b:Author>
    </b:Author>
    <b:RefOrder>9</b:RefOrder>
  </b:Source>
  <b:Source>
    <b:Tag>YHa10</b:Tag>
    <b:SourceType>JournalArticle</b:SourceType>
    <b:Guid>{DC19257A-DCF0-4C09-B89D-5F8960C7B2DB}</b:Guid>
    <b:Title>Modeling biomass particle pyrolysis with temperature-dependent heat of reactions</b:Title>
    <b:Year>2010</b:Year>
    <b:Publisher>Elsevier</b:Publisher>
    <b:Author>
      <b:Author>
        <b:NameList>
          <b:Person>
            <b:Last>Y. Haseli</b:Last>
            <b:First>,</b:First>
            <b:Middle>J.A. van Oijen, L.P.H. de Goey</b:Middle>
          </b:Person>
        </b:NameList>
      </b:Author>
    </b:Author>
    <b:JournalName>Journal of Analytical and Applied Pyrolysis</b:JournalName>
    <b:DOI>10.1016/j.jaap.2010.11.006</b:DOI>
    <b:RefOrder>13</b:RefOrder>
  </b:Source>
  <b:Source>
    <b:Tag>Yuc19</b:Tag>
    <b:SourceType>JournalArticle</b:SourceType>
    <b:Guid>{06FDBF9D-B7D0-4BB5-A6BE-E6D29070172B}</b:Guid>
    <b:Author>
      <b:Author>
        <b:NameList>
          <b:Person>
            <b:Last>Yuchen Zhou</b:Last>
            <b:First>Zezhi</b:First>
            <b:Middle>Chen, Huijuan Gong, Lu Chen, Huiqiang Yu, Weili Wu</b:Middle>
          </b:Person>
        </b:NameList>
      </b:Author>
    </b:Author>
    <b:Title>Characteristics of dehydration during rice husk pyrolysis and catalytic mechanism of dehydration reaction with NiO/γ-Al2O3 as catalyst</b:Title>
    <b:JournalName>Contents lists available at ScienceDirect</b:JournalName>
    <b:Year>2019</b:Year>
    <b:Pages>131-138</b:Pages>
    <b:Publisher>Elsevier</b:Publisher>
    <b:Volume>245</b:Volume>
    <b:DOI>10.1016/j.fuel.2019.02.059</b:DOI>
    <b:RefOrder>16</b:RefOrder>
  </b:Source>
  <b:Source>
    <b:Tag>OmP19</b:Tag>
    <b:SourceType>JournalArticle</b:SourceType>
    <b:Guid>{EAEA3B04-99F7-4747-B5A7-D0F88BB6A1E6}</b:Guid>
    <b:Author>
      <b:Author>
        <b:NameList>
          <b:Person>
            <b:Last>Om Prakash Bamboriya</b:Last>
            <b:First>Lokendra</b:First>
            <b:Middle>Singh Thakur, Hemant Parmar , Anil Kumar Varma, Vijay Kumar Hinge</b:Middle>
          </b:Person>
        </b:NameList>
      </b:Author>
    </b:Author>
    <b:Title>A review on mechanism and factors affecting pyrolysis of biomass</b:Title>
    <b:JournalName>International Journal of Research in Advent Technology</b:JournalName>
    <b:Year>2019</b:Year>
    <b:Volume>7</b:Volume>
    <b:RefOrder>15</b:RefOrder>
  </b:Source>
  <b:Source>
    <b:Tag>Wan05</b:Tag>
    <b:SourceType>JournalArticle</b:SourceType>
    <b:Guid>{0DFF7DD6-A435-4BEB-9267-5B066AF80B42}</b:Guid>
    <b:Author>
      <b:Author>
        <b:NameList>
          <b:Person>
            <b:Last>Wang Yan</b:Last>
            <b:First>Zhang</b:First>
            <b:Middle>Shuting, Zhang Yufeng, Xie Hui, Deng Na, Chen Guanyi</b:Middle>
          </b:Person>
        </b:NameList>
      </b:Author>
    </b:Author>
    <b:Title>Experimental studies on low-temperature pyrolysis of municipal household garbage—temperature influence on pyrolysis product distribution</b:Title>
    <b:Year>2005</b:Year>
    <b:JournalName>Renewable Energy</b:JournalName>
    <b:Pages>1133–1142</b:Pages>
    <b:Publisher>Elsevier</b:Publisher>
    <b:Volume>30</b:Volume>
    <b:DOI>10.1016/j.renene.2004.09.016</b:DOI>
    <b:RefOrder>10</b:RefOrder>
  </b:Source>
  <b:Source>
    <b:Tag>Phi02</b:Tag>
    <b:SourceType>JournalArticle</b:SourceType>
    <b:Guid>{14AF64BA-E449-4623-9164-D7C0DCA2A4E3}</b:Guid>
    <b:Author>
      <b:Author>
        <b:NameList>
          <b:Person>
            <b:Last>Philipp Morf</b:Last>
            <b:First>Philipp</b:First>
            <b:Middle>Hasler, Thomas Nussbaumer</b:Middle>
          </b:Person>
        </b:NameList>
      </b:Author>
    </b:Author>
    <b:Title>Mechanisms and kinetics of homogeneous secondary reactions of tar from continuous pyrolysis of wood chips</b:Title>
    <b:JournalName>Fuel</b:JournalName>
    <b:Year>2002</b:Year>
    <b:Pages>843-853</b:Pages>
    <b:Publisher>Elsevier</b:Publisher>
    <b:Volume>81</b:Volume>
    <b:RefOrder>20</b:RefOrder>
  </b:Source>
  <b:Source>
    <b:Tag>Bak88</b:Tag>
    <b:SourceType>Misc</b:SourceType>
    <b:Guid>{F0EFDEEC-D4D6-4AB4-8875-BB8DAD6E453D}</b:Guid>
    <b:Title>Relation of Reaction Time and Temperature to Chemical Composition of Pyrolysis Oils</b:Title>
    <b:Year>1988</b:Year>
    <b:Author>
      <b:Author>
        <b:NameList>
          <b:Person>
            <b:Last>Elliott</b:Last>
            <b:First>D.C.</b:First>
          </b:Person>
        </b:NameList>
      </b:Author>
      <b:Editor>
        <b:NameList>
          <b:Person>
            <b:Last>Milne</b:Last>
            <b:First>E.J.</b:First>
            <b:Middle>Soltes and T.A.</b:Middle>
          </b:Person>
        </b:NameList>
      </b:Editor>
    </b:Author>
    <b:PublicationTitle>ACS Symposium Series 376, Pyrolysis Oils from Biomass</b:PublicationTitle>
    <b:City>Denver, CO</b:City>
    <b:RefOrder>21</b:RefOrder>
  </b:Source>
  <b:Source>
    <b:Tag>MDe11</b:Tag>
    <b:SourceType>JournalArticle</b:SourceType>
    <b:Guid>{1312DD7E-1404-4DD7-A5A5-6FE239D4A344}</b:Guid>
    <b:Title>Biomass steam gasification in fluidized bed of inert or catalytic particles: Comparison between experimental results and thermodynamic equilibrium predictions</b:Title>
    <b:Year>2011</b:Year>
    <b:Publisher>Elsevier</b:Publisher>
    <b:Author>
      <b:Author>
        <b:NameList>
          <b:Person>
            <b:Last>M. Detournay</b:Last>
            <b:First>M.</b:First>
            <b:Middle>Hemati, R. Andreux</b:Middle>
          </b:Person>
        </b:NameList>
      </b:Author>
    </b:Author>
    <b:JournalName>Powder Technology</b:JournalName>
    <b:Pages>558-567</b:Pages>
    <b:Volume>208</b:Volume>
    <b:DOI>10.1016/j.powtec.2010.08.059</b:DOI>
    <b:RefOrder>18</b:RefOrder>
  </b:Source>
  <b:Source>
    <b:Tag>Fen10</b:Tag>
    <b:SourceType>JournalArticle</b:SourceType>
    <b:Guid>{C479BAA9-34BF-40DC-82D0-6B805D6A4AD3}</b:Guid>
    <b:Author>
      <b:Author>
        <b:NameList>
          <b:Person>
            <b:Last>Feng Yan</b:Last>
            <b:First>Si-yi</b:First>
            <b:Middle>Luo, Zhi-quan Hu, Bo Xiao, Gong Cheng</b:Middle>
          </b:Person>
        </b:NameList>
      </b:Author>
    </b:Author>
    <b:Title>Hydrogen-rich gas production by steam gasification of char from biomass fast pyrolysis in a fixed-bed reactor: Influence of temperature and steam on hydrogen yield and syngas composition</b:Title>
    <b:JournalName>Bioresource Technology</b:JournalName>
    <b:Year>2010</b:Year>
    <b:Pages>5633-5637</b:Pages>
    <b:Publisher>Elsevier</b:Publisher>
    <b:Volume>101</b:Volume>
    <b:DOI>10.1016/j.biortech.2010.02.025</b:DOI>
    <b:RefOrder>19</b:RefOrder>
  </b:Source>
  <b:Source>
    <b:Tag>Rob17</b:Tag>
    <b:SourceType>Book</b:SourceType>
    <b:Guid>{616D2A85-4191-4539-9961-688BF0E85337}</b:Guid>
    <b:Title>Fast Pyrolysis of Biomass Advances in Science and Technology</b:Title>
    <b:Year>2017</b:Year>
    <b:Author>
      <b:Editor>
        <b:NameList>
          <b:Person>
            <b:Last>Robert C. Brown</b:Last>
            <b:First>Kaige</b:First>
            <b:Middle>Wang</b:Middle>
          </b:Person>
        </b:NameList>
      </b:Editor>
    </b:Author>
    <b:Publisher>The Royal Society of Chemistry</b:Publisher>
    <b:DOI>10.1039/9781788010245-FP001</b:DOI>
    <b:RefOrder>29</b:RefOrder>
  </b:Source>
  <b:Source>
    <b:Tag>GBa19</b:Tag>
    <b:SourceType>BookSection</b:SourceType>
    <b:Guid>{A1395876-4646-4791-B811-EFB9433034EA}</b:Guid>
    <b:Title>Advances in bio-oil extraction from nonedible oil seeds and algal biomass</b:Title>
    <b:Year>2019</b:Year>
    <b:Publisher>Woodhead Publishing Series in Energy</b:Publisher>
    <b:Author>
      <b:Author>
        <b:NameList>
          <b:Person>
            <b:Last>G. Baskar</b:Last>
            <b:First>G.</b:First>
            <b:Middle>Kalavathy, R. Aiswarya, I. Abarnaebenezer Selvakumari</b:Middle>
          </b:Person>
        </b:NameList>
      </b:Author>
    </b:Author>
    <b:BookTitle>Advances in Eco-Fuels for a Sustainable Environment</b:BookTitle>
    <b:Pages>187-210</b:Pages>
    <b:RefOrder>22</b:RefOrder>
  </b:Source>
  <b:Source>
    <b:Tag>AVB12</b:Tag>
    <b:SourceType>JournalArticle</b:SourceType>
    <b:Guid>{473E11A6-835E-431C-8D90-CAD914FAA495}</b:Guid>
    <b:Title>Review of fast pyrolysis of biomass and product upgrading</b:Title>
    <b:Year>2012</b:Year>
    <b:Pages>68-94</b:Pages>
    <b:Author>
      <b:Author>
        <b:NameList>
          <b:Person>
            <b:Last>Bridgewater</b:Last>
            <b:First>A.V.</b:First>
          </b:Person>
        </b:NameList>
      </b:Author>
    </b:Author>
    <b:JournalName>Biomass Bioenergy</b:JournalName>
    <b:Volume>38</b:Volume>
    <b:RefOrder>14</b:RefOrder>
  </b:Source>
  <b:Source>
    <b:Tag>HBG08</b:Tag>
    <b:SourceType>JournalArticle</b:SourceType>
    <b:Guid>{5E091D66-BCFF-44A1-A206-5E152CDD764E}</b:Guid>
    <b:Author>
      <b:Author>
        <b:NameList>
          <b:Person>
            <b:Last>H.B. Goyal</b:Last>
            <b:First>D.</b:First>
            <b:Middle>Seal, R.C. Saxena</b:Middle>
          </b:Person>
        </b:NameList>
      </b:Author>
    </b:Author>
    <b:Title>Bio-fuels from thermochemical conversion of renewable resources: A review</b:Title>
    <b:JournalName>Renewable and Sustainable Energy Reviews</b:JournalName>
    <b:Year>2008</b:Year>
    <b:Pages>504-517</b:Pages>
    <b:Publisher>Elsevier</b:Publisher>
    <b:Volume>12</b:Volume>
    <b:Issue>2</b:Issue>
    <b:DOI>10.1016/j.rser.2006.07.014</b:DOI>
    <b:RefOrder>11</b:RefOrder>
  </b:Source>
  <b:Source>
    <b:Tag>Mej99</b:Tag>
    <b:SourceType>JournalArticle</b:SourceType>
    <b:Guid>{9B3006AA-341A-4E16-B083-9C4C34EA9274}</b:Guid>
    <b:Author>
      <b:Author>
        <b:NameList>
          <b:Person>
            <b:Last>Mejer D.</b:Last>
            <b:First>Faix</b:First>
            <b:Middle>O.</b:Middle>
          </b:Person>
        </b:NameList>
      </b:Author>
    </b:Author>
    <b:Title>State of the art of applied fast pyrolysis of lignocellulosic materials - a review</b:Title>
    <b:JournalName>Bioresource Technology</b:JournalName>
    <b:Year>1999</b:Year>
    <b:Pages>71-77</b:Pages>
    <b:Volume>68</b:Volume>
    <b:Issue>1</b:Issue>
    <b:DOI>10.1016/S0960-8524(98)00086-8</b:DOI>
    <b:RefOrder>12</b:RefOrder>
  </b:Source>
  <b:Source>
    <b:Tag>Vim22</b:Tag>
    <b:SourceType>BookSection</b:SourceType>
    <b:Guid>{07F7B791-898C-4C10-B38D-D351DA052012}</b:Guid>
    <b:Title>7-Making biomass from phytoremediation fruitful: Future goal of phytoremediation</b:Title>
    <b:Year>2022</b:Year>
    <b:Pages>275-318</b:Pages>
    <b:Author>
      <b:Author>
        <b:NameList>
          <b:Person>
            <b:Last>Vimal Chandra Pandey</b:Last>
            <b:First>Gordana</b:First>
            <b:Middle>Gajić, Pallavi Sharma, Madhumita Roy</b:Middle>
          </b:Person>
        </b:NameList>
      </b:Author>
    </b:Author>
    <b:BookTitle>Adaptive Phytoremediation Practices</b:BookTitle>
    <b:Publisher>Elsevier</b:Publisher>
    <b:DOI>10.1016/B978-0-12-823831-8.00004-9</b:DOI>
    <b:RefOrder>23</b:RefOrder>
  </b:Source>
  <b:Source>
    <b:Tag>Geo06</b:Tag>
    <b:SourceType>JournalArticle</b:SourceType>
    <b:Guid>{2C5EBD6F-E492-4059-ABA4-81CD0374E3C4}</b:Guid>
    <b:Author>
      <b:Author>
        <b:NameList>
          <b:Person>
            <b:Last>George W. Huber</b:Last>
            <b:First>Sara</b:First>
            <b:Middle>Iborra, and Avelino Corma</b:Middle>
          </b:Person>
        </b:NameList>
      </b:Author>
    </b:Author>
    <b:Title>Synthesis of Transportation Fuels from Biomass:  Chemistry, Catalysts, and Engineering</b:Title>
    <b:Year>2006</b:Year>
    <b:JournalName>Chem.Rev.</b:JournalName>
    <b:Pages>4044-4098</b:Pages>
    <b:Volume>106</b:Volume>
    <b:DOI>10.1021/cr068360d</b:DOI>
    <b:RefOrder>30</b:RefOrder>
  </b:Source>
  <b:Source>
    <b:Tag>Jyo21</b:Tag>
    <b:SourceType>BookSection</b:SourceType>
    <b:Guid>{00B3B979-4F1A-46CD-9DE4-0734155F32F2}</b:Guid>
    <b:Title>Biomass Pyrolysis: Current Status and Future Prospects</b:Title>
    <b:Year>2021</b:Year>
    <b:Pages>37-60</b:Pages>
    <b:Author>
      <b:Author>
        <b:NameList>
          <b:Person>
            <b:Last>Jyoti Prasad Chakraborty</b:Last>
            <b:First>Satyansh</b:First>
            <b:Middle>Singh</b:Middle>
          </b:Person>
        </b:NameList>
      </b:Author>
    </b:Author>
    <b:BookTitle>Bioenergy Research: Integrative Solution for Existing Roadblock</b:BookTitle>
    <b:Publisher>Clean Energy Production Technologies. Springer</b:Publisher>
    <b:DOI>10.1007/978-981-16-1888-8_3</b:DOI>
    <b:RefOrder>24</b:RefOrder>
  </b:Source>
  <b:Source>
    <b:Tag>Uda19</b:Tag>
    <b:SourceType>BookSection</b:SourceType>
    <b:Guid>{383791BF-568A-45D1-AB9D-65C773C90CD8}</b:Guid>
    <b:Title>Modeling and Optimization of Product Profiles in Biomass Pyrolysis</b:Title>
    <b:Year>2019</b:Year>
    <b:Publisher>IntecOpen</b:Publisher>
    <b:Author>
      <b:Author>
        <b:NameList>
          <b:Person>
            <b:Last>Udaya Bhaskar Reddy Ragula</b:Last>
            <b:First>Sriram</b:First>
            <b:Middle>Devanathan, Sindhu Subramanian</b:Middle>
          </b:Person>
        </b:NameList>
      </b:Author>
    </b:Author>
    <b:DOI>http://dx.doi.org/10.5772/intechopen.85581</b:DOI>
    <b:RefOrder>26</b:RefOrder>
  </b:Source>
  <b:Source>
    <b:Tag>SHB02</b:Tag>
    <b:SourceType>JournalArticle</b:SourceType>
    <b:Guid>{40FAE678-B190-447B-A09C-1020B7BD1401}</b:Guid>
    <b:Title>Fixed-bed pyrolysis of safflower seed: influence of pyrolysis parameters on product yields and compositions</b:Title>
    <b:Year>2002</b:Year>
    <b:Pages>21-32</b:Pages>
    <b:Publisher>Pergamon</b:Publisher>
    <b:Author>
      <b:Author>
        <b:NameList>
          <b:Person>
            <b:Last>S.H. Beis</b:Last>
            <b:First>O.</b:First>
            <b:Middle>Onay, O.M. Kockar</b:Middle>
          </b:Person>
        </b:NameList>
      </b:Author>
    </b:Author>
    <b:JournalName>Renewable Energy</b:JournalName>
    <b:Volume>26</b:Volume>
    <b:RefOrder>27</b:RefOrder>
  </b:Source>
  <b:Source>
    <b:Tag>Ona04</b:Tag>
    <b:SourceType>JournalArticle</b:SourceType>
    <b:Guid>{5BBA4B6D-14D2-4EE1-B4E1-AAA8E1762CF6}</b:Guid>
    <b:Author>
      <b:Author>
        <b:NameList>
          <b:Person>
            <b:Last>Onay O</b:Last>
            <b:First>Kockar</b:First>
            <b:Middle>OM.</b:Middle>
          </b:Person>
        </b:NameList>
      </b:Author>
    </b:Author>
    <b:Title>Fixed bed pyrolysis of rapeseed (Brassica napus L.)</b:Title>
    <b:JournalName>Biomass Bioenergy</b:JournalName>
    <b:Year>2004</b:Year>
    <b:Pages>289-299</b:Pages>
    <b:Volume>26</b:Volume>
    <b:RefOrder>28</b:RefOrder>
  </b:Source>
  <b:Source>
    <b:Tag>Pra18</b:Tag>
    <b:SourceType>BookSection</b:SourceType>
    <b:Guid>{5E3E1A48-8907-45BF-82B1-2E05275CC134}</b:Guid>
    <b:Title>Chapter 5 - Pyrolysis</b:Title>
    <b:Year>2018</b:Year>
    <b:Pages>155-187</b:Pages>
    <b:Author>
      <b:Author>
        <b:NameList>
          <b:Person>
            <b:Last>Basu</b:Last>
            <b:First>Prabir</b:First>
          </b:Person>
        </b:NameList>
      </b:Author>
    </b:Author>
    <b:BookTitle>Biomass Gasification, Pyrolysis and Torrefaction (Third Edition)</b:BookTitle>
    <b:Publisher>Academic Press</b:Publisher>
    <b:RefOrder>31</b:RefOrder>
  </b:Source>
  <b:Source>
    <b:Tag>Bas13</b:Tag>
    <b:SourceType>Book</b:SourceType>
    <b:Guid>{FB261980-34AF-4BF6-97E9-A249E5937F18}</b:Guid>
    <b:Title>Biomass Gasification, Pyrolysis, and Torrefaction Practical Design and Theory</b:Title>
    <b:Year>2013</b:Year>
    <b:Publisher>Elsevier</b:Publisher>
    <b:Author>
      <b:Author>
        <b:NameList>
          <b:Person>
            <b:Last>Basu</b:Last>
            <b:First>Prabir</b:First>
          </b:Person>
        </b:NameList>
      </b:Author>
    </b:Author>
    <b:Edition>2</b:Edition>
    <b:RefOrder>8</b:RefOrder>
  </b:Source>
  <b:Source>
    <b:Tag>Vin21</b:Tag>
    <b:SourceType>BookSection</b:SourceType>
    <b:Guid>{3FCC2279-5F75-4DA4-BA40-85CE10DB3856}</b:Guid>
    <b:Title>Chapter 12 - Solid Waste Treatment: Technological Advancements and Challenges</b:Title>
    <b:Year>2021</b:Year>
    <b:Publisher>Elsevier</b:Publisher>
    <b:Pages>215-231</b:Pages>
    <b:Author>
      <b:Author>
        <b:NameList>
          <b:Person>
            <b:Last>Vinay Pratap</b:Last>
            <b:First>Sakina</b:First>
            <b:Middle>Bombaywala, Ashootosh Mandpe, Saif Ullah Khan</b:Middle>
          </b:Person>
        </b:NameList>
      </b:Author>
    </b:Author>
    <b:BookTitle>Soft Computing Techniques in Solid Waste and Wastewater Management</b:BookTitle>
    <b:DOI>10.1016/B978-0-12-824463-0.00014-8</b:DOI>
    <b:RefOrder>55</b:RefOrder>
  </b:Source>
  <b:Source>
    <b:Tag>Yan19</b:Tag>
    <b:SourceType>BookSection</b:SourceType>
    <b:Guid>{29C50946-0B03-435B-A5F4-EB145777F293}</b:Guid>
    <b:Author>
      <b:Author>
        <b:NameList>
          <b:Person>
            <b:Last>Yaning Zhang</b:Last>
            <b:First>Yunlei</b:First>
            <b:Middle>Cui, Paul Chen, Shiyu Liu, Nan Zhou, Kuan Ding, Liangliang Fan, Peng Peng, Min Min, Yanling Cheng, Yunpu Wang, Yiqin Wan, Yuhuan Liu, Bingxi Li, Roger Ruan</b:Middle>
          </b:Person>
        </b:NameList>
      </b:Author>
    </b:Author>
    <b:Title>Chapter 14 - Gasification Technologies and Their Energy Potentials</b:Title>
    <b:BookTitle>Sustainable Resource Recovery and Zero Waste Approaches</b:BookTitle>
    <b:Year>2019</b:Year>
    <b:Pages>193-206</b:Pages>
    <b:Publisher>Elsevier</b:Publisher>
    <b:DOI>10.1016/B978-0-444-64200-4.00014-1</b:DOI>
    <b:RefOrder>32</b:RefOrder>
  </b:Source>
  <b:Source>
    <b:Tag>She21</b:Tag>
    <b:SourceType>BookSection</b:SourceType>
    <b:Guid>{8C5403AB-9563-4673-B875-79A757BD9B32}</b:Guid>
    <b:Title>Fractionation of biomass and plastic wastes to value-added products via stepwise pyrolysis: a state-of-art review</b:Title>
    <b:Year>2021</b:Year>
    <b:URL>https://doi.org/10.1515/revce-2019-0046</b:URL>
    <b:Author>
      <b:Author>
        <b:NameList>
          <b:Person>
            <b:Last>Shen</b:Last>
            <b:First>Yafei</b:First>
          </b:Person>
        </b:NameList>
      </b:Author>
    </b:Author>
    <b:BookTitle>Reviews in Chemical Engineering</b:BookTitle>
    <b:Pages>643-661</b:Pages>
    <b:Volume>37</b:Volume>
    <b:NumberVolumes>5</b:NumberVolumes>
    <b:RefOrder>33</b:RefOrder>
  </b:Source>
  <b:Source>
    <b:Tag>ALó10</b:Tag>
    <b:SourceType>JournalArticle</b:SourceType>
    <b:Guid>{A9F4D6A6-FEA2-49B7-B841-AF684BED8FE4}</b:Guid>
    <b:Title>Pyrolysis of municipal plastic wastes: Influence of raw material composition</b:Title>
    <b:Year>2010</b:Year>
    <b:Pages>620-627</b:Pages>
    <b:Publisher>Elsevier</b:Publisher>
    <b:Author>
      <b:Author>
        <b:NameList>
          <b:Person>
            <b:Last>A. López</b:Last>
            <b:First>I.</b:First>
            <b:Middle>de Marco, B.M. Caballero, M.F. Laresgoiti, A. Adrados</b:Middle>
          </b:Person>
        </b:NameList>
      </b:Author>
    </b:Author>
    <b:JournalName>Waste Management</b:JournalName>
    <b:Volume>30</b:Volume>
    <b:DOI>10.1016/j.wasman.2009.10.014</b:DOI>
    <b:RefOrder>34</b:RefOrder>
  </b:Source>
  <b:Source>
    <b:Tag>Dan08</b:Tag>
    <b:SourceType>JournalArticle</b:SourceType>
    <b:Guid>{7DE03578-297C-4DD1-AB14-0EDF1ECEA791}</b:Guid>
    <b:Author>
      <b:Author>
        <b:NameList>
          <b:Person>
            <b:Last>Daniel J. Nowakowski</b:Last>
            <b:First>Charles</b:First>
            <b:Middle>R. Woodbridge, Jenny M. Jones</b:Middle>
          </b:Person>
        </b:NameList>
      </b:Author>
    </b:Author>
    <b:Title>Phosphorus catalysis in the pyrolysis behaviour of biomass</b:Title>
    <b:JournalName>Journal of Analytical and Applied Pyrolysis</b:JournalName>
    <b:Year>2008</b:Year>
    <b:Pages>197-204</b:Pages>
    <b:Volume>83</b:Volume>
    <b:DOI>10.1016/j.jaap.2008.08.003</b:DOI>
    <b:RefOrder>35</b:RefOrder>
  </b:Source>
  <b:Source>
    <b:Tag>Cri09</b:Tag>
    <b:SourceType>JournalArticle</b:SourceType>
    <b:Guid>{EF36F0C6-8857-4929-A224-35BBEAAEA193}</b:Guid>
    <b:Author>
      <b:Author>
        <b:NameList>
          <b:Person>
            <b:Last>Cristian Torri</b:Last>
            <b:First>Isidoro</b:First>
            <b:Middle>Giorgio Lesci, Daniele Fabbri</b:Middle>
          </b:Person>
        </b:NameList>
      </b:Author>
    </b:Author>
    <b:Title>Analytical study on the pyrolytic behaviour of cellulose in the presence of MCM-41 mesoporous materials</b:Title>
    <b:JournalName>Journal of Analytical and Applied Pyrolysis</b:JournalName>
    <b:Year>2009</b:Year>
    <b:Pages>192-196</b:Pages>
    <b:Volume>85</b:Volume>
    <b:DOI>10.1016/j.jaap.2008.11.024</b:DOI>
    <b:RefOrder>36</b:RefOrder>
  </b:Source>
  <b:Source>
    <b:Tag>Xun10</b:Tag>
    <b:SourceType>JournalArticle</b:SourceType>
    <b:Guid>{12009783-C6FC-42F4-AF06-60CE80459057}</b:Guid>
    <b:Author>
      <b:Author>
        <b:NameList>
          <b:Person>
            <b:Last>Xun Hua</b:Last>
            <b:First>I.</b:First>
            <b:Middle>de Marco, B.M. Caballero, M.F. Laresgoiti, A. Adrados</b:Middle>
          </b:Person>
        </b:NameList>
      </b:Author>
    </b:Author>
    <b:Title>Pyrolysis of municipal plastic wastes: Influence of raw material composition</b:Title>
    <b:JournalName>Waste Management</b:JournalName>
    <b:Year>2010</b:Year>
    <b:Pages>620-627</b:Pages>
    <b:Publisher>Elsevier</b:Publisher>
    <b:Volume>30</b:Volume>
    <b:Issue>4</b:Issue>
    <b:DOI>10.1016/j.wasman.2009.10.014</b:DOI>
    <b:RefOrder>37</b:RefOrder>
  </b:Source>
  <b:Source>
    <b:Tag>Goz17</b:Tag>
    <b:SourceType>JournalArticle</b:SourceType>
    <b:Guid>{19A78F4D-A77A-4643-9873-A74ED3D66281}</b:Guid>
    <b:Author>
      <b:Author>
        <b:NameList>
          <b:Person>
            <b:Last>Gozde Duman</b:Last>
            <b:First>Jale</b:First>
            <b:Middle>Yanik</b:Middle>
          </b:Person>
        </b:NameList>
      </b:Author>
    </b:Author>
    <b:Title>Two-step steam pyrolysis of biomass for hydrogen production</b:Title>
    <b:JournalName>International Journal of Hydrogen Energy</b:JournalName>
    <b:Year>2017</b:Year>
    <b:Pages>17000-17008</b:Pages>
    <b:Publisher>Elsevier</b:Publisher>
    <b:Volume>42</b:Volume>
    <b:Issue>27</b:Issue>
    <b:DOI>10.1016/j.ijhydene.2017.05.227</b:DOI>
    <b:RefOrder>38</b:RefOrder>
  </b:Source>
  <b:Source>
    <b:Tag>Sha06</b:Tag>
    <b:SourceType>BookSection</b:SourceType>
    <b:Guid>{A8A8F468-CD61-4BA2-91DA-54E1857EE50F}</b:Guid>
    <b:Title>Partial oxidation and dry reforming of methane over Ca/Ni/K(Na) catalysts</b:Title>
    <b:Year>2006</b:Year>
    <b:Pages>189-193</b:Pages>
    <b:Author>
      <b:Author>
        <b:NameList>
          <b:Person>
            <b:Last>Shamsi</b:Last>
            <b:First>Abolghasem</b:First>
          </b:Person>
        </b:NameList>
      </b:Author>
    </b:Author>
    <b:BookTitle>Catalysis Letters</b:BookTitle>
    <b:Volume>109</b:Volume>
    <b:NumberVolumes>3-4</b:NumberVolumes>
    <b:DOI>10.1007/s10562-006-0076-0</b:DOI>
    <b:RefOrder>39</b:RefOrder>
  </b:Source>
  <b:Source>
    <b:Tag>Niy19</b:Tag>
    <b:SourceType>JournalArticle</b:SourceType>
    <b:Guid>{9B195541-AC85-4B57-9C99-E1F6919D3DCA}</b:Guid>
    <b:Title>One-step pyrolysis of lignin and polyvinyl chloride for synthesis of porous carbon and its application for toluene sorption</b:Title>
    <b:Year>2019</b:Year>
    <b:Pages>325-332</b:Pages>
    <b:Author>
      <b:Author>
        <b:NameList>
          <b:Person>
            <b:Last>Niyu Zhang</b:Last>
            <b:First>Yafei</b:First>
            <b:Middle>Shen</b:Middle>
          </b:Person>
        </b:NameList>
      </b:Author>
    </b:Author>
    <b:JournalName>Bioresource Technology</b:JournalName>
    <b:Volume>284</b:Volume>
    <b:DOI>10.1016/j.biortech.2019.03.149</b:DOI>
    <b:RefOrder>40</b:RefOrder>
  </b:Source>
  <b:Source>
    <b:Tag>Den16</b:Tag>
    <b:SourceType>JournalArticle</b:SourceType>
    <b:Guid>{BD3FDCBC-B561-441C-B497-3D5CC2503AEA}</b:Guid>
    <b:Author>
      <b:Author>
        <b:NameList>
          <b:Person>
            <b:Last>Dengyu Chen</b:Last>
            <b:First>Yanjun</b:First>
            <b:Middle>Li, Minsi Deng, Jiayang Wang, Miao Chen, Bei Yan, Qiqiang Yuan</b:Middle>
          </b:Person>
        </b:NameList>
      </b:Author>
    </b:Author>
    <b:Title>Effect of torrefaction pretreatment and catalytic pyrolysis on the pyrolysis poly-generation of pine wood</b:Title>
    <b:JournalName>Bioresource Technology</b:JournalName>
    <b:Year>2016</b:Year>
    <b:Pages>615-622</b:Pages>
    <b:Volume>214</b:Volume>
    <b:DOI>10.1016/j.biortech.2016.04.058</b:DOI>
    <b:RefOrder>41</b:RefOrder>
  </b:Source>
  <b:Source>
    <b:Tag>Den17</b:Tag>
    <b:SourceType>JournalArticle</b:SourceType>
    <b:Guid>{CA8BE3C7-B1A6-426A-A9BF-4B8754FB1BC6}</b:Guid>
    <b:Author>
      <b:Author>
        <b:NameList>
          <b:Person>
            <b:Last>Dengyu Chen</b:Last>
            <b:First>Kehui</b:First>
            <b:Middle>Cen, Xichun Jing, Jinghui Gao, Chen Li, Zhongqing Ma</b:Middle>
          </b:Person>
        </b:NameList>
      </b:Author>
    </b:Author>
    <b:Title>An approach for upgrading biomass and pyrolysis product quality using a combination of aqueous phase bio-oil washing and torrefaction pretreatment</b:Title>
    <b:JournalName>Bioresource Technology</b:JournalName>
    <b:Year>2017</b:Year>
    <b:Pages>150-158</b:Pages>
    <b:Volume>233</b:Volume>
    <b:DOI>10.1016/j.biortech.2017.02.120</b:DOI>
    <b:RefOrder>42</b:RefOrder>
  </b:Source>
  <b:Source>
    <b:Tag>Moh12</b:Tag>
    <b:SourceType>JournalArticle</b:SourceType>
    <b:Guid>{38516D65-DB3E-4BF7-9B45-6840ECEBE82A}</b:Guid>
    <b:Author>
      <b:Author>
        <b:NameList>
          <b:Person>
            <b:Last>Mohammad I. Jahirul</b:Last>
            <b:First>Mohammad</b:First>
            <b:Middle>G. Rasul, Ashfaque Ahmed Chowdhury and Nanjappa Ashwath</b:Middle>
          </b:Person>
        </b:NameList>
      </b:Author>
    </b:Author>
    <b:Title>Biofuels production through biomass pyrolysis—a technological review</b:Title>
    <b:JournalName>Energies</b:JournalName>
    <b:Year>2012</b:Year>
    <b:Pages>4952-5001</b:Pages>
    <b:Volume>5</b:Volume>
    <b:DOI>10.3390/en5124952 </b:DOI>
    <b:RefOrder>43</b:RefOrder>
  </b:Source>
  <b:Source>
    <b:Tag>AVB99</b:Tag>
    <b:SourceType>JournalArticle</b:SourceType>
    <b:Guid>{9E7DC459-8A3A-4BF8-998C-CFEDAF48593A}</b:Guid>
    <b:Author>
      <b:Author>
        <b:NameList>
          <b:Person>
            <b:Last>A.V. Bridgwater</b:Last>
            <b:First>D.</b:First>
            <b:Middle>Meier, D. Radlein</b:Middle>
          </b:Person>
        </b:NameList>
      </b:Author>
    </b:Author>
    <b:Title>An overview of fast pyrolysis of biomass</b:Title>
    <b:JournalName>Organic Geochemistry</b:JournalName>
    <b:Year>1999</b:Year>
    <b:Pages>1479-1493</b:Pages>
    <b:Publisher>Pergamon</b:Publisher>
    <b:Volume>30</b:Volume>
    <b:RefOrder>44</b:RefOrder>
  </b:Source>
  <b:Source>
    <b:Tag>AVB00</b:Tag>
    <b:SourceType>JournalArticle</b:SourceType>
    <b:Guid>{B8A1A06A-260D-43DB-B448-0058B5A9327C}</b:Guid>
    <b:Author>
      <b:Author>
        <b:NameList>
          <b:Person>
            <b:Last>A.V. Bridgwater</b:Last>
            <b:First>G.V.C.</b:First>
            <b:Middle>Peacocke</b:Middle>
          </b:Person>
        </b:NameList>
      </b:Author>
    </b:Author>
    <b:Title>Fast Pyrolysis Processes for Biomass</b:Title>
    <b:JournalName>Renewable and Sustainable Energy Reviews</b:JournalName>
    <b:Year>2000</b:Year>
    <b:Pages>1-73</b:Pages>
    <b:Publisher>Pergamon</b:Publisher>
    <b:Volume>4</b:Volume>
    <b:RefOrder>47</b:RefOrder>
  </b:Source>
  <b:Source>
    <b:Tag>ZAb08</b:Tag>
    <b:SourceType>JournalArticle</b:SourceType>
    <b:Guid>{856EAA06-F765-43ED-ACEB-EF05B20E1FCF}</b:Guid>
    <b:Author>
      <b:Author>
        <b:NameList>
          <b:Person>
            <b:Last>Z. Abu El-Rub</b:Last>
            <b:First>E.A.</b:First>
            <b:Middle>Bramer, G. Brem</b:Middle>
          </b:Person>
        </b:NameList>
      </b:Author>
    </b:Author>
    <b:Title>Experimental comparison of biomass chars with other catalysts for tar reduction</b:Title>
    <b:JournalName>Fuel</b:JournalName>
    <b:Year>2008</b:Year>
    <b:Pages>2243-2252</b:Pages>
    <b:Publisher>Elsevier</b:Publisher>
    <b:Volume>87</b:Volume>
    <b:DOI>10.1016/j.fuel.2008.01.004</b:DOI>
    <b:RefOrder>48</b:RefOrder>
  </b:Source>
  <b:Source>
    <b:Tag>Jun16</b:Tag>
    <b:SourceType>JournalArticle</b:SourceType>
    <b:Guid>{D4B36BD6-1D47-4349-A328-94D378FCD271}</b:Guid>
    <b:Author>
      <b:Author>
        <b:NameList>
          <b:Person>
            <b:Last>Jun Dong</b:Last>
            <b:First>Yong</b:First>
            <b:Middle>Chi, Yuanjun Tang, Mingjiang Ni, Ange Nzihou, Elsa Weiss-Hortala, Qunxing Huang</b:Middle>
          </b:Person>
        </b:NameList>
      </b:Author>
    </b:Author>
    <b:Title>Effect of Operating Parameters and Moisture Content on Municipal Solid Waste Pyrolysis and Gasification</b:Title>
    <b:JournalName>Energy &amp; Fuels</b:JournalName>
    <b:Year>2016</b:Year>
    <b:Pages>3994-4001</b:Pages>
    <b:Volume>30</b:Volume>
    <b:Issue>5</b:Issue>
    <b:DOI>10.1021/acs.energyfuels.6b00042</b:DOI>
    <b:RefOrder>49</b:RefOrder>
  </b:Source>
  <b:Source>
    <b:Tag>Bla93</b:Tag>
    <b:SourceType>JournalArticle</b:SourceType>
    <b:Guid>{B3D52D9A-D2C3-4877-851A-2FE2ADEAE62C}</b:Guid>
    <b:Title>Modeling and simulation of combustion processes of charring and non-charring solid fuels</b:Title>
    <b:Year>1993</b:Year>
    <b:Author>
      <b:Author>
        <b:NameList>
          <b:Person>
            <b:Last>Blasi</b:Last>
            <b:First>Colomba</b:First>
            <b:Middle>Di</b:Middle>
          </b:Person>
        </b:NameList>
      </b:Author>
    </b:Author>
    <b:BookTitle>Progress in Energy and Combustion Science</b:BookTitle>
    <b:Pages>71-104</b:Pages>
    <b:Publisher>Elsevier</b:Publisher>
    <b:Volume>19</b:Volume>
    <b:DOI>doi.org/10.1016/0360-1285(93)90022-7</b:DOI>
    <b:Issue>1</b:Issue>
    <b:RefOrder>50</b:RefOrder>
  </b:Source>
  <b:Source>
    <b:Tag>Sev06</b:Tag>
    <b:SourceType>JournalArticle</b:SourceType>
    <b:Guid>{93C4549C-CF70-45F1-B668-D881134854ED}</b:Guid>
    <b:Author>
      <b:Author>
        <b:NameList>
          <b:Person>
            <b:Last>Sevgi Sensoz</b:Last>
            <b:First>Ilke</b:First>
            <b:Middle>Kaynar</b:Middle>
          </b:Person>
        </b:NameList>
      </b:Author>
    </b:Author>
    <b:Title>Bio-oil production from soybean (Glycine max L.); fuel properties of Bio-oil</b:Title>
    <b:Year>2006</b:Year>
    <b:Pages>99-105</b:Pages>
    <b:Publisher>Elsevier</b:Publisher>
    <b:Volume>23</b:Volume>
    <b:DOI>10.1016/j.indcrop.2005.04.005</b:DOI>
    <b:RefOrder>51</b:RefOrder>
  </b:Source>
  <b:Source>
    <b:Tag>Zuz20</b:Tag>
    <b:SourceType>JournalArticle</b:SourceType>
    <b:Guid>{A0F75EED-3542-4971-8375-458296F4DFC1}</b:Guid>
    <b:Author>
      <b:Author>
        <b:NameList>
          <b:Person>
            <b:Last>Zuzanna Kaczor</b:Last>
            <b:First>Zbigniew</b:First>
            <b:Middle>Buliński, Sebastian Werle</b:Middle>
          </b:Person>
        </b:NameList>
      </b:Author>
    </b:Author>
    <b:Title>Modelling approaches to waste biomass pyrolysis: a review</b:Title>
    <b:JournalName>Renewable Energy</b:JournalName>
    <b:Year>2020</b:Year>
    <b:Pages>427-443</b:Pages>
    <b:Volume>159</b:Volume>
    <b:DOI>10.1016/j.renene.2020.05.110</b:DOI>
    <b:RefOrder>52</b:RefOrder>
  </b:Source>
  <b:Source>
    <b:Tag>Moh10</b:Tag>
    <b:SourceType>JournalArticle</b:SourceType>
    <b:Guid>{542F57D4-D9A0-4270-A916-C17F83B0E45D}</b:Guid>
    <b:Author>
      <b:Author>
        <b:NameList>
          <b:Person>
            <b:Last>Mohammad Asadullah</b:Last>
            <b:First>Shu</b:First>
            <b:Middle>Zhang, Zhenhua Min, Piyachat Yimsiri, Chun-Zhu Li</b:Middle>
          </b:Person>
        </b:NameList>
      </b:Author>
    </b:Author>
    <b:Title>Effects of biomass char structure on its gasification reactivity</b:Title>
    <b:JournalName>Bioresource Technology</b:JournalName>
    <b:Year>2010</b:Year>
    <b:Pages>7935–7943</b:Pages>
    <b:Volume>101</b:Volume>
    <b:DOI>10.1016/j.biortech.2010.05.048</b:DOI>
    <b:RefOrder>53</b:RefOrder>
  </b:Source>
  <b:Source>
    <b:Tag>Siy10</b:Tag>
    <b:SourceType>JournalArticle</b:SourceType>
    <b:Guid>{CDCCD172-E378-4FCE-84CE-FCC10ABAC63E}</b:Guid>
    <b:Author>
      <b:Author>
        <b:NameList>
          <b:Person>
            <b:Last>Siyi Luo</b:Last>
            <b:First>Bo</b:First>
            <b:Middle>Xiao, Zhiquan Hu, Shiming Liu</b:Middle>
          </b:Person>
        </b:NameList>
      </b:Author>
    </b:Author>
    <b:Title>Effect of particle size on pyrolysis of single-component municipal solid waste in fixed bed reactor</b:Title>
    <b:JournalName>International journal of hydrogen energy</b:JournalName>
    <b:Year>2010</b:Year>
    <b:Pages>93-97</b:Pages>
    <b:Volume>35</b:Volume>
    <b:DOI>10.1016/j.ijhydene.2009.10.048</b:DOI>
    <b:RefOrder>54</b:RefOrder>
  </b:Source>
  <b:Source>
    <b:Tag>Ani17</b:Tag>
    <b:SourceType>JournalArticle</b:SourceType>
    <b:Guid>{730E14C0-BD18-43FE-904B-C6B6FAADAB56}</b:Guid>
    <b:Author>
      <b:Author>
        <b:NameList>
          <b:Person>
            <b:Last>Anil Kumar Varma</b:Last>
            <b:First>Prasenjit</b:First>
            <b:Middle>Mondal</b:Middle>
          </b:Person>
        </b:NameList>
      </b:Author>
    </b:Author>
    <b:Title>Pyrolysis of sugarcane bagasse in semi batch reactor: effects of process parameters on product yields and characterization of products</b:Title>
    <b:JournalName>Industrial Crops and Products</b:JournalName>
    <b:Year>2017</b:Year>
    <b:Pages>704-717</b:Pages>
    <b:Volume>95</b:Volume>
    <b:DOI>10.1016/j.indcrop.2016.11.039</b:DOI>
    <b:RefOrder>56</b:RefOrder>
  </b:Source>
  <b:Source>
    <b:Tag>JME00</b:Tag>
    <b:SourceType>JournalArticle</b:SourceType>
    <b:Guid>{780377BA-F77C-471D-B76A-212F8ACC4EBC}</b:Guid>
    <b:Author>
      <b:Author>
        <b:NameList>
          <b:Person>
            <b:Last>J.M. Encinar</b:Last>
            <b:First>J.F.</b:First>
            <b:Middle>Gonzalez, J. Gonzalez</b:Middle>
          </b:Person>
        </b:NameList>
      </b:Author>
    </b:Author>
    <b:Title>Fixed-bed pyrolysis of Cynara cardunculus L. Product yields and compositions</b:Title>
    <b:JournalName>Fuel Processing Technology</b:JournalName>
    <b:Year>2000</b:Year>
    <b:Pages>209-222</b:Pages>
    <b:Volume>68</b:Volume>
    <b:RefOrder>57</b:RefOrder>
  </b:Source>
  <b:Source>
    <b:Tag>Xun19</b:Tag>
    <b:SourceType>JournalArticle</b:SourceType>
    <b:Guid>{C3B527EC-C86B-49AF-88DB-E6C669AEDD22}</b:Guid>
    <b:Author>
      <b:Author>
        <b:NameList>
          <b:Person>
            <b:Last>Xun Hu</b:Last>
            <b:First>Hongyu</b:First>
            <b:Middle>Guo, Mortaza Gholizadeh, Behnam Sattari, Qing Liu</b:Middle>
          </b:Person>
        </b:NameList>
      </b:Author>
    </b:Author>
    <b:Title>Pyrolysis of different wood species: Impacts of C/H ratio in feedstock on distribution of pyrolysis products</b:Title>
    <b:JournalName>Biomass and Bioenergy</b:JournalName>
    <b:Year>2019</b:Year>
    <b:Pages>28-39</b:Pages>
    <b:Volume>120</b:Volume>
    <b:DOI>10.1016/j.biombioe.2018.10.021</b:DOI>
    <b:RefOrder>45</b:RefOrder>
  </b:Source>
  <b:Source>
    <b:Tag>Dev12</b:Tag>
    <b:SourceType>JournalArticle</b:SourceType>
    <b:Guid>{62572052-836E-45A6-BD1D-0F19900D7941}</b:Guid>
    <b:Author>
      <b:Author>
        <b:NameList>
          <b:Person>
            <b:Last>Devin M. Walker</b:Last>
            <b:First>Sandra</b:First>
            <b:Middle>L. Pettit, John T. Wolan, John N. Kuhn</b:Middle>
          </b:Person>
        </b:NameList>
      </b:Author>
    </b:Author>
    <b:Title>Synthesis gas production to desired hydrogen to carbon monoxide ratios by tri-reforming of methane using Ni–MgO–(Ce,Zr)O 2 catalysts</b:Title>
    <b:JournalName>Applied Catalysis A: General</b:JournalName>
    <b:Year>2012</b:Year>
    <b:Pages>61-68</b:Pages>
    <b:Volume>445-446</b:Volume>
    <b:DOI>10.1016/j.apcata.2012.08.015</b:DOI>
    <b:RefOrder>46</b:RefOrder>
  </b:Source>
  <b:Source>
    <b:Tag>Din06</b:Tag>
    <b:SourceType>JournalArticle</b:SourceType>
    <b:Guid>{DBB18BE4-20EB-46B5-AC7F-4D927C4E196E}</b:Guid>
    <b:Author>
      <b:Author>
        <b:NameList>
          <b:Person>
            <b:Last>Dinesh Mohan</b:Last>
            <b:First>Charles</b:First>
            <b:Middle>U. Pittman, Jr., Philip H. Steele</b:Middle>
          </b:Person>
        </b:NameList>
      </b:Author>
    </b:Author>
    <b:Title>Pyrolysis of Wood/Biomass for Bio-oil: A Critical Review</b:Title>
    <b:JournalName>Energy &amp; Fuels</b:JournalName>
    <b:Year>2006</b:Year>
    <b:Pages>848-889</b:Pages>
    <b:Volume>20</b:Volume>
    <b:RefOrder>25</b:RefOrder>
  </b:Source>
  <b:Source>
    <b:Tag>Tao22</b:Tag>
    <b:SourceType>JournalArticle</b:SourceType>
    <b:Guid>{A254FA38-0CAA-42E3-BE67-71E6F80E52A6}</b:Guid>
    <b:Author>
      <b:Author>
        <b:NameList>
          <b:Person>
            <b:Last>Tao Xu</b:Last>
            <b:First>Xiuren</b:First>
            <b:Middle>Zheng, Jue Xu, Yongping Wu</b:Middle>
          </b:Person>
        </b:NameList>
      </b:Author>
    </b:Author>
    <b:Title>Hydrogen-Rich Gas Production from Two-Stage Catalytic Pyrolysis of Pine Sawdust with Nano-NiO/Al2O3 Catalyst</b:Title>
    <b:JournalName>Catalyst</b:JournalName>
    <b:Year>2022</b:Year>
    <b:Pages>1-12</b:Pages>
    <b:Volume>12</b:Volume>
    <b:Issue>256</b:Issue>
    <b:DOI>10.3390/catal12030256 </b:DOI>
    <b:RefOrder>17</b:RefOrder>
  </b:Source>
  <b:Source>
    <b:Tag>OmP191</b:Tag>
    <b:SourceType>JournalArticle</b:SourceType>
    <b:Guid>{B09C8833-3ED5-4921-800E-B731F631873D}</b:Guid>
    <b:Author>
      <b:Author>
        <b:NameList>
          <b:Person>
            <b:Last>Om Prakash Bamboriya</b:Last>
            <b:First>Lokendra</b:First>
            <b:Middle>Singh Thakur, Hemant Parmar, Anil Kumar Varma, Vijay Kumar Hinge</b:Middle>
          </b:Person>
        </b:NameList>
      </b:Author>
    </b:Author>
    <b:Title>A review on mechanism and factors affecting pyrolysis of biomass</b:Title>
    <b:JournalName>International Journal of Research in Advent Technology</b:JournalName>
    <b:Year>2019</b:Year>
    <b:Pages>1014-1024</b:Pages>
    <b:Volume>7</b:Volume>
    <b:RefOrder>58</b:RefOrder>
  </b:Source>
  <b:Source>
    <b:Tag>Ena22</b:Tag>
    <b:SourceType>JournalArticle</b:SourceType>
    <b:Guid>{2CFF820C-4E86-43CA-8523-E6ABBC719353}</b:Guid>
    <b:Author>
      <b:Author>
        <b:NameList>
          <b:Person>
            <b:Last>Enara Fernandez</b:Last>
            <b:First>Enara</b:First>
            <b:Middle>Fernandez, Maider Amutio, Maite Artetxe, Aitor Arregi, Gartzen Lopez, Javier Bilbao, Martin Olazar</b:Middle>
          </b:Person>
        </b:NameList>
      </b:Author>
    </b:Author>
    <b:Title>Role of temperature in the biomass steam pyrolysis in a conical spouted bed reactor</b:Title>
    <b:JournalName>Energy</b:JournalName>
    <b:Year>2022</b:Year>
    <b:Pages>122053</b:Pages>
    <b:Volume>238</b:Volume>
    <b:DOI>10.1016/j.energy.2021.122053</b:DOI>
    <b:RefOrder>59</b:RefOrder>
  </b:Source>
  <b:Source>
    <b:Tag>EKa09</b:Tag>
    <b:SourceType>JournalArticle</b:SourceType>
    <b:Guid>{1851BB8F-396C-4A7C-A169-4CA9D75A116A}</b:Guid>
    <b:Title>Sustainable valorization of plastic wastes for energy with environmental safety via High-Temperature Pyrolysis (HTP) and High-Temperature Steam Gasification (HTSG)</b:Title>
    <b:Year>2009</b:Year>
    <b:Author>
      <b:Author>
        <b:NameList>
          <b:Person>
            <b:Last>E. Kantarelis</b:Last>
            <b:First>P.</b:First>
            <b:Middle>Donaj, W. Yang, A. Zabaniotou</b:Middle>
          </b:Person>
        </b:NameList>
      </b:Author>
    </b:Author>
    <b:JournalName>Journal of Hazardous Materials</b:JournalName>
    <b:Pages>675–684</b:Pages>
    <b:Volume>167</b:Volume>
    <b:DOI>10.1016/j.jhazmat.2009.01.036</b:DOI>
    <b:RefOrder>60</b:RefOrder>
  </b:Source>
  <b:Source>
    <b:Tag>Dem01</b:Tag>
    <b:SourceType>JournalArticle</b:SourceType>
    <b:Guid>{6BB743E8-D042-4280-AAFA-DF2CA38F4C1D}</b:Guid>
    <b:Author>
      <b:Author>
        <b:NameList>
          <b:Person>
            <b:Last>Demirbas</b:Last>
            <b:First>A.</b:First>
          </b:Person>
        </b:NameList>
      </b:Author>
    </b:Author>
    <b:Title>Yield of hydrogen richgaseous products via pyrolysis from selected biomass samples</b:Title>
    <b:JournalName>Fuel</b:JournalName>
    <b:Year>2001</b:Year>
    <b:Pages>1885-1891</b:Pages>
    <b:Volume>80</b:Volume>
    <b:RefOrder>61</b:RefOrder>
  </b:Source>
  <b:Source>
    <b:Tag>Tür</b:Tag>
    <b:SourceType>InternetSite</b:SourceType>
    <b:Guid>{2F89C473-A374-41CB-ABF5-203D39D22A3E}</b:Guid>
    <b:Title>GİRİŞİMCİ VE İNSANİ DIŞ POLİTİKA</b:Title>
    <b:InternetSiteTitle>TÜRKİYE’NİN ULUSLARARASI ENERJİ STRATEJİSİ</b:InternetSiteTitle>
    <b:URL>https://www.mfa.gov.tr/turkiye_nin-enerji-stratejisi.tr.mfa</b:URL>
    <b:Author>
      <b:Author>
        <b:NameList>
          <b:Person>
            <b:Last>Bakanlığı</b:Last>
            <b:First>Türkiye</b:First>
            <b:Middle>Cumhuriyeti Dışişleri</b:Middle>
          </b:Person>
        </b:NameList>
      </b:Author>
    </b:Author>
    <b:Year>2023</b:Year>
    <b:YearAccessed>2023</b:YearAccessed>
    <b:MonthAccessed>Subat</b:MonthAccessed>
    <b:DayAccessed>20</b:DayAccessed>
    <b:RefOrder>2</b:RefOrder>
  </b:Source>
  <b:Source>
    <b:Tag>Bak23</b:Tag>
    <b:SourceType>InternetSite</b:SourceType>
    <b:Guid>{B0BD58EE-2184-4FE6-980D-3300167B5E17}</b:Guid>
    <b:Author>
      <b:Author>
        <b:NameList>
          <b:Person>
            <b:Last>Bakanlığı</b:Last>
            <b:First>T.C.</b:First>
            <b:Middle>Enerji ve Tabii Kaynaklar</b:Middle>
          </b:Person>
        </b:NameList>
      </b:Author>
    </b:Author>
    <b:Title>Biyokütle</b:Title>
    <b:Year>2023</b:Year>
    <b:URL>https://enerji.gov.tr/bilgi-merkezi-enerji-biyokütle</b:URL>
    <b:YearAccessed>2023</b:YearAccessed>
    <b:MonthAccessed>Subat</b:MonthAccessed>
    <b:DayAccessed>20</b:DayAccessed>
    <b:RefOrder>3</b:RefOrder>
  </b:Source>
  <b:Source>
    <b:Tag>Lie19</b:Tag>
    <b:SourceType>BookSection</b:SourceType>
    <b:Guid>{E89EF3ED-AE49-49A8-8322-9836F8409230}</b:Guid>
    <b:Title>Chapter 6 - Microporous Silica Membrane Reactors</b:Title>
    <b:Year>2019</b:Year>
    <b:Author>
      <b:Author>
        <b:NameList>
          <b:Person>
            <b:Last>Lie Meng</b:Last>
            <b:First>Toshinori</b:First>
            <b:Middle>Tsuru</b:Middle>
          </b:Person>
        </b:NameList>
      </b:Author>
    </b:Author>
    <b:Pages>127-156</b:Pages>
    <b:BookTitle>Current Trends and Future Developments on (Bio-) Membranes</b:BookTitle>
    <b:Publisher>Elsevier</b:Publisher>
    <b:DOI>10.1016/B978-0-12-816350-4.00006-4</b:DOI>
    <b:RefOrder>65</b:RefOrder>
  </b:Source>
  <b:Source>
    <b:Tag>MDe111</b:Tag>
    <b:SourceType>BookSection</b:SourceType>
    <b:Guid>{38DDE85E-6BD4-47D0-8D8C-CECA98C2378A}</b:Guid>
    <b:Author>
      <b:Author>
        <b:NameList>
          <b:Person>
            <b:Last>M. De Falco</b:Last>
            <b:First>V.</b:First>
            <b:Middle>Piemonte, A. Basile</b:Middle>
          </b:Person>
        </b:NameList>
      </b:Author>
    </b:Author>
    <b:Title>Simulation of Water Gas Shift Membrane Reactors by a Two-dimensional Model</b:Title>
    <b:BookTitle>Computer Aided Chemical Engineering</b:BookTitle>
    <b:Year>2011</b:Year>
    <b:Pages>1643-1647</b:Pages>
    <b:Publisher>Elsevier</b:Publisher>
    <b:Volume>29</b:Volume>
    <b:DOI>10.1016/B978-0-444-54298-4.50107-0</b:DOI>
    <b:RefOrder>63</b:RefOrder>
  </b:Source>
  <b:Source>
    <b:Tag>SAg15</b:Tag>
    <b:SourceType>BookSection</b:SourceType>
    <b:Guid>{0F06EC8D-1ED9-482F-B883-9F7646BB04C7}</b:Guid>
    <b:Author>
      <b:Author>
        <b:NameList>
          <b:Person>
            <b:Last>S. Agarwal</b:Last>
            <b:First>B.L.</b:First>
            <b:Middle>Mojet, L. Lefferts, A.K. Datye</b:Middle>
          </b:Person>
        </b:NameList>
      </b:Author>
    </b:Author>
    <b:Title>Chapter 2 - Ceria Nanoshapes—Structural and Catalytic Properties</b:Title>
    <b:BookTitle>Catalysis by Materials with Well-Defined Structures</b:BookTitle>
    <b:Year>2015</b:Year>
    <b:Pages>31-70</b:Pages>
    <b:Publisher>Elsevier</b:Publisher>
    <b:DOI>10.1016/B978-0-12-801217-8.00002-5</b:DOI>
    <b:RefOrder>64</b:RefOrder>
  </b:Source>
  <b:Source>
    <b:Tag>Kar21</b:Tag>
    <b:SourceType>JournalArticle</b:SourceType>
    <b:Guid>{497F2486-8294-4860-B9B6-CADA1F6680A6}</b:Guid>
    <b:Title>A Numerical Study of Hydrogen Production via High-temperature and Low-temperature Water-Gas Shift Reactors’ System: The Multi-Scale Modeling Approach and Simulation</b:Title>
    <b:Year>2021</b:Year>
    <b:Pages>1167-1180</b:Pages>
    <b:Author>
      <b:Author>
        <b:NameList>
          <b:Person>
            <b:Last>Karagoz</b:Last>
            <b:First>Seçgin</b:First>
          </b:Person>
        </b:NameList>
      </b:Author>
    </b:Author>
    <b:JournalName>Afyon Kocatepe University Journal of Science and Engineering</b:JournalName>
    <b:Volume>21</b:Volume>
    <b:DOI>10.35414/akufemubid.821905</b:DOI>
    <b:RefOrder>66</b:RefOrder>
  </b:Source>
  <b:Source>
    <b:Tag>Fer18</b:Tag>
    <b:SourceType>BookSection</b:SourceType>
    <b:Guid>{F5CEC4A0-E377-4B80-ACDC-494F85555407}</b:Guid>
    <b:Author>
      <b:Author>
        <b:NameList>
          <b:Person>
            <b:Last>Fernando Vega</b:Last>
            <b:First>Mercedes</b:First>
            <b:Middle>Cano, Sara Camino, Luz M. Gallego Fernández, Esmeralda Portillo and Benito Navarrete</b:Middle>
          </b:Person>
        </b:NameList>
      </b:Author>
    </b:Author>
    <b:Title>Solvents for Carbon Dioxide Capture</b:Title>
    <b:Year>2018</b:Year>
    <b:BookTitle>Carbon Dioxide Chemistry, Capture and Oil Recovery</b:BookTitle>
    <b:DOI>10.5772/intechopen.71443</b:DOI>
    <b:RefOrder>88</b:RefOrder>
  </b:Source>
  <b:Source>
    <b:Tag>Art97</b:Tag>
    <b:SourceType>Book</b:SourceType>
    <b:Guid>{8AF83CCF-FBCE-4CF0-BB51-73C03538BAF6}</b:Guid>
    <b:Title>Gas purification</b:Title>
    <b:Year>1997</b:Year>
    <b:City>Houston, Texas</b:City>
    <b:Publisher>Gulf Professional Publishing</b:Publisher>
    <b:Author>
      <b:Author>
        <b:NameList>
          <b:Person>
            <b:Last>Arthur Kohl</b:Last>
            <b:First>Richard</b:First>
            <b:Middle>Nielsen</b:Middle>
          </b:Person>
        </b:NameList>
      </b:Author>
    </b:Author>
    <b:RefOrder>68</b:RefOrder>
  </b:Source>
  <b:Source>
    <b:Tag>FOs09</b:Tag>
    <b:SourceType>JournalArticle</b:SourceType>
    <b:Guid>{8DC8359A-0AEE-4EC6-8858-31CC10743E71}</b:Guid>
    <b:Title>Biogas purification from anaerobic digestion in a wastewater treatment plant for biofuel production</b:Title>
    <b:Year>2009</b:Year>
    <b:Publisher>Elsevier</b:Publisher>
    <b:Author>
      <b:Author>
        <b:NameList>
          <b:Person>
            <b:Last>F. Osorio</b:Last>
            <b:First>J.C.</b:First>
            <b:Middle>Torres</b:Middle>
          </b:Person>
        </b:NameList>
      </b:Author>
    </b:Author>
    <b:JournalName>Renewable Energy</b:JournalName>
    <b:Pages>2164–2171</b:Pages>
    <b:Volume>34</b:Volume>
    <b:DOI>10.1016/j.renene.2009.02.023</b:DOI>
    <b:RefOrder>69</b:RefOrder>
  </b:Source>
  <b:Source>
    <b:Tag>Die11</b:Tag>
    <b:SourceType>Book</b:SourceType>
    <b:Guid>{92F8F293-B769-47E6-B96A-712DB6B7754D}</b:Guid>
    <b:Author>
      <b:Author>
        <b:NameList>
          <b:Person>
            <b:Last>Dieter Deublein</b:Last>
            <b:First>Angelika</b:First>
            <b:Middle>Steinhauser</b:Middle>
          </b:Person>
        </b:NameList>
      </b:Author>
    </b:Author>
    <b:Title>Biogas from Waste and Renewable Resources</b:Title>
    <b:Year>2011</b:Year>
    <b:Publisher>WILEY VCH</b:Publisher>
    <b:DOI>10.1002/9783527632794</b:DOI>
    <b:RefOrder>70</b:RefOrder>
  </b:Source>
  <b:Source>
    <b:Tag>BoG06</b:Tag>
    <b:SourceType>JournalArticle</b:SourceType>
    <b:Guid>{D0F32DD1-C1F5-4BCB-86A4-DE52C240B17B}</b:Guid>
    <b:Title>Adsorption of Carbon Dioxide on Activated Carbon</b:Title>
    <b:Year>2006</b:Year>
    <b:Publisher>Elsevier</b:Publisher>
    <b:Author>
      <b:Author>
        <b:NameList>
          <b:Person>
            <b:Last>Bo Guo</b:Last>
            <b:First>Liping</b:First>
            <b:Middle>Chang, Kechang Xie</b:Middle>
          </b:Person>
        </b:NameList>
      </b:Author>
    </b:Author>
    <b:JournalName>Journal of Natural Gas Chemistry</b:JournalName>
    <b:Pages>223-229</b:Pages>
    <b:DOI>10.1016/S1003-9953(06)60030-3</b:DOI>
    <b:RefOrder>71</b:RefOrder>
  </b:Source>
  <b:Source>
    <b:Tag>Car08</b:Tag>
    <b:SourceType>JournalArticle</b:SourceType>
    <b:Guid>{61A6DF70-3A11-412F-B7BF-4776655D4069}</b:Guid>
    <b:Author>
      <b:Author>
        <b:NameList>
          <b:Person>
            <b:Last>Carlos A. Grande</b:Last>
            <b:First>Alírio</b:First>
            <b:Middle>E. Rodrigues</b:Middle>
          </b:Person>
        </b:NameList>
      </b:Author>
    </b:Author>
    <b:Title>Electric Swing Adsorption for CO2 removal from flue gases</b:Title>
    <b:JournalName>International Journal of Greenhouse Gas Control</b:JournalName>
    <b:Year>2008</b:Year>
    <b:Pages>194-202</b:Pages>
    <b:Publisher>Elsevier</b:Publisher>
    <b:Volume>2</b:Volume>
    <b:Issue>2</b:Issue>
    <b:DOI>10.1016/S1750-5836(07)00116-8</b:DOI>
    <b:RefOrder>72</b:RefOrder>
  </b:Source>
  <b:Source>
    <b:Tag>Tir11</b:Tag>
    <b:SourceType>JournalArticle</b:SourceType>
    <b:Guid>{FEC50996-98B3-4EFB-B83A-6E3C7F4FE4ED}</b:Guid>
    <b:Author>
      <b:Author>
        <b:NameList>
          <b:Person>
            <b:Last>Tirzhá L.P. Dantas</b:Last>
            <b:First>Francisco</b:First>
            <b:Middle>Murilo T. Luna, Ivanildo J. Silva Jr., Diana C.S. de Azevedo, Carlos A. Grande, Alírio E. Rodrigues Regina F.P.M. Moreira</b:Middle>
          </b:Person>
        </b:NameList>
      </b:Author>
    </b:Author>
    <b:Title>Carbon dioxide–nitrogen separation through adsorption on activated carbon in a fixed bed</b:Title>
    <b:JournalName>Chemical Engineering Journal</b:JournalName>
    <b:Year>2011</b:Year>
    <b:Pages>11-19</b:Pages>
    <b:Publisher>Elsevier</b:Publisher>
    <b:Volume>169</b:Volume>
    <b:Issue>1-3</b:Issue>
    <b:DOI>10.1016/j.cej.2010.08.026</b:DOI>
    <b:RefOrder>73</b:RefOrder>
  </b:Source>
  <b:Source>
    <b:Tag>Ser20</b:Tag>
    <b:SourceType>JournalArticle</b:SourceType>
    <b:Guid>{6710520D-8730-4D4C-822C-971EDD90510D}</b:Guid>
    <b:Author>
      <b:Author>
        <b:NameList>
          <b:Person>
            <b:Last>Sergio Acevedo</b:Last>
            <b:First>Liliana</b:First>
            <b:Middle>Giraldo, Juan Carlos Moreno-Piraján</b:Middle>
          </b:Person>
        </b:NameList>
      </b:Author>
    </b:Author>
    <b:Title>Adsorption of CO2 on Activated Carbons Prepared by Chemical Activation with Cupric Nitrate</b:Title>
    <b:JournalName>ACS Omega</b:JournalName>
    <b:Year>2020</b:Year>
    <b:Pages>10423-10432</b:Pages>
    <b:Publisher>ACS Publications</b:Publisher>
    <b:DOI>10.1021/acsomega.0c00342</b:DOI>
    <b:RefOrder>74</b:RefOrder>
  </b:Source>
  <b:Source>
    <b:Tag>Zho07</b:Tag>
    <b:SourceType>JournalArticle</b:SourceType>
    <b:Guid>{F6FD9CB8-7222-4135-B466-26973C4F7B23}</b:Guid>
    <b:Author>
      <b:Author>
        <b:NameList>
          <b:Person>
            <b:Last>Zhonglin Zhao</b:Last>
            <b:First>Xingyu</b:First>
            <b:Middle>Cui, Jinghong Ma, Ruifeng Li</b:Middle>
          </b:Person>
        </b:NameList>
      </b:Author>
    </b:Author>
    <b:Title>Adsorption of carbon dioxide on alkali-modified zeolite 13X adsorbents</b:Title>
    <b:JournalName>International Journal of Greenhouse Gas Control</b:JournalName>
    <b:Year>2007</b:Year>
    <b:Pages>355-359</b:Pages>
    <b:Publisher>Elsevier</b:Publisher>
    <b:Volume>1</b:Volume>
    <b:Issue>3</b:Issue>
    <b:DOI>10.1016/S1750-5836(07)00072-2</b:DOI>
    <b:RefOrder>75</b:RefOrder>
  </b:Source>
  <b:Source>
    <b:Tag>Dan99</b:Tag>
    <b:SourceType>JournalArticle</b:SourceType>
    <b:Guid>{B06DC05D-FD60-4D67-8B12-41D1E6629F00}</b:Guid>
    <b:Author>
      <b:Author>
        <b:NameList>
          <b:Person>
            <b:Last>Daniel Klint</b:Last>
            <b:First>Jan-Olov</b:First>
            <b:Middle>Bovin</b:Middle>
          </b:Person>
        </b:NameList>
      </b:Author>
    </b:Author>
    <b:Title>Effects of additives and heat treatment on the pore size distribution in pelletized zeolite Y</b:Title>
    <b:JournalName>Materials Research Bulletin</b:JournalName>
    <b:Year>1999</b:Year>
    <b:Pages>721-731</b:Pages>
    <b:Publisher>Elsevier</b:Publisher>
    <b:Volume>34</b:Volume>
    <b:Issue>5</b:Issue>
    <b:DOI>10.1016/S0025-5408(99)00062-8</b:DOI>
    <b:RefOrder>76</b:RefOrder>
  </b:Source>
  <b:Source>
    <b:Tag>Ami04</b:Tag>
    <b:SourceType>JournalArticle</b:SourceType>
    <b:Guid>{289EC40F-6E05-4210-8065-F6B97E8AF381}</b:Guid>
    <b:Author>
      <b:Author>
        <b:NameList>
          <b:Person>
            <b:Last>Amine Khelifa</b:Last>
            <b:First>Leila</b:First>
            <b:Middle>Benchehida, Zoubir Derriche</b:Middle>
          </b:Person>
        </b:NameList>
      </b:Author>
    </b:Author>
    <b:Title>Adsorption of carbon dioxide by X zeolites exchanged with Ni2+ and Cr3+: isotherms and isosteric heat</b:Title>
    <b:JournalName>Journal of Colloid and Interface Science</b:JournalName>
    <b:Year>2004</b:Year>
    <b:Pages>9-17</b:Pages>
    <b:Publisher>Elsevier</b:Publisher>
    <b:Volume>278</b:Volume>
    <b:Issue>1</b:Issue>
    <b:DOI>10.1016/j.jcis.2004.05.033</b:DOI>
    <b:RefOrder>77</b:RefOrder>
  </b:Source>
  <b:Source>
    <b:Tag>San20</b:Tag>
    <b:SourceType>JournalArticle</b:SourceType>
    <b:Guid>{EF2A6242-A41C-4EFC-95D0-85D965EAEFE2}</b:Guid>
    <b:Author>
      <b:Author>
        <b:NameList>
          <b:Person>
            <b:Last>Santosh Kumar</b:Last>
            <b:First>Rohit</b:First>
            <b:Middle>Srivastava, Joonseok Koh</b:Middle>
          </b:Person>
        </b:NameList>
      </b:Author>
    </b:Author>
    <b:Title>Utilization of zeolites as CO2 capturing agents: Advances and future perspectives</b:Title>
    <b:JournalName>Journal of CO2 Utilization</b:JournalName>
    <b:Year>2020</b:Year>
    <b:Pages>101251</b:Pages>
    <b:Publisher>Elsevier</b:Publisher>
    <b:Volume>41</b:Volume>
    <b:DOI>10.1016/j.jcou.2020.101251</b:DOI>
    <b:RefOrder>78</b:RefOrder>
  </b:Source>
  <b:Source>
    <b:Tag>Cha14</b:Tag>
    <b:SourceType>JournalArticle</b:SourceType>
    <b:Guid>{019E34DD-DA93-402D-864D-771915D6AA51}</b:Guid>
    <b:Author>
      <b:Author>
        <b:NameList>
          <b:Person>
            <b:Last>Chao Chen</b:Last>
            <b:First>Dong-Wha</b:First>
            <b:Middle>Park, Wha-Seung Ahn</b:Middle>
          </b:Person>
        </b:NameList>
      </b:Author>
    </b:Author>
    <b:Title>CO2 capture using zeolite 13X prepared from bentonite</b:Title>
    <b:JournalName>Applied Surface Science</b:JournalName>
    <b:Year>2014</b:Year>
    <b:Pages>63-67</b:Pages>
    <b:Publisher>Elsevier</b:Publisher>
    <b:Volume>292</b:Volume>
    <b:DOI>10.1016/j.apsusc.2013.11.064</b:DOI>
    <b:RefOrder>79</b:RefOrder>
  </b:Source>
  <b:Source>
    <b:Tag>Rob13</b:Tag>
    <b:SourceType>JournalArticle</b:SourceType>
    <b:Guid>{28A378A2-C017-4DE4-A4BE-4D6FF201A63F}</b:Guid>
    <b:Author>
      <b:Author>
        <b:NameList>
          <b:Person>
            <b:Last>Robert Dawson</b:Last>
            <b:First>Andrew</b:First>
            <b:Middle>I Cooper, Dave J Adams</b:Middle>
          </b:Person>
        </b:NameList>
      </b:Author>
    </b:Author>
    <b:Title>Chemical functionalization strategies for carbon dioxide capture in microporous organic polymers</b:Title>
    <b:JournalName>Polymer International</b:JournalName>
    <b:Year>2013</b:Year>
    <b:Pages>345-352</b:Pages>
    <b:Volume>62</b:Volume>
    <b:DOI>10.1002/pi.4407</b:DOI>
    <b:RefOrder>80</b:RefOrder>
  </b:Source>
  <b:Source>
    <b:Tag>Kyu22</b:Tag>
    <b:SourceType>JournalArticle</b:SourceType>
    <b:Guid>{9CFFE45C-8BE1-4658-B8E2-6E87C39727DD}</b:Guid>
    <b:Author>
      <b:Author>
        <b:NameList>
          <b:Person>
            <b:Last>Kyung Seob Song</b:Last>
            <b:First>Patrick</b:First>
            <b:Middle>W. Fritz, Ali Coskun</b:Middle>
          </b:Person>
        </b:NameList>
      </b:Author>
    </b:Author>
    <b:Title>Porous organic polymers for CO2 capture, separation and conversion</b:Title>
    <b:JournalName>Chemical Society Reviews</b:JournalName>
    <b:Year>2022</b:Year>
    <b:Pages>9831–9852</b:Pages>
    <b:Volume>51</b:Volume>
    <b:DOI> 10.1039/d2cs00727d</b:DOI>
    <b:RefOrder>81</b:RefOrder>
  </b:Source>
  <b:Source>
    <b:Tag>Hua23</b:Tag>
    <b:SourceType>JournalArticle</b:SourceType>
    <b:Guid>{008B8815-AC9F-47FB-A5C3-64EE2C34199A}</b:Guid>
    <b:Author>
      <b:Author>
        <b:NameList>
          <b:Person>
            <b:Last>Huang Ouyang</b:Last>
            <b:First>Kunpeng</b:First>
            <b:Middle>Song, Irshad Hussain, Bien Tan</b:Middle>
          </b:Person>
        </b:NameList>
      </b:Author>
    </b:Author>
    <b:Title>Amine-Impregnated Porous Organic Polymers with Chemisorption Sites for Highly Efficient CO2 Chemical Conversion under Ambient Conditions</b:Title>
    <b:JournalName>Applied Polymer Materials</b:JournalName>
    <b:Year>2023</b:Year>
    <b:Pages>3574−3584</b:Pages>
    <b:Publisher>ACS Publications</b:Publisher>
    <b:Volume>5</b:Volume>
    <b:DOI>10.1021/acsapm.3c00235</b:DOI>
    <b:RefOrder>82</b:RefOrder>
  </b:Source>
  <b:Source>
    <b:Tag>MLG08</b:Tag>
    <b:SourceType>JournalArticle</b:SourceType>
    <b:Guid>{B5FCCFF8-D3E6-4770-B115-357D9AC78647}</b:Guid>
    <b:Author>
      <b:Author>
        <b:NameList>
          <b:Person>
            <b:Last>M.L. Gray</b:Last>
            <b:First>K.J.</b:First>
            <b:Middle>Champagne, D. Fauth, J.P. Baltrus, Henry Pennline</b:Middle>
          </b:Person>
        </b:NameList>
      </b:Author>
    </b:Author>
    <b:Title>Performance of immobilized tertiary amine solid sorbents for the capture of carbon dioxide</b:Title>
    <b:JournalName>International Journal of Greenhouse Gas Control</b:JournalName>
    <b:Year>2008</b:Year>
    <b:Pages>3-8</b:Pages>
    <b:Publisher>Elsevier</b:Publisher>
    <b:Volume>2</b:Volume>
    <b:Issue>1</b:Issue>
    <b:DOI>10.1016/S1750-5836(07)00088-6</b:DOI>
    <b:RefOrder>83</b:RefOrder>
  </b:Source>
  <b:Source>
    <b:Tag>Jun15</b:Tag>
    <b:SourceType>JournalArticle</b:SourceType>
    <b:Guid>{714EA736-E23D-40D8-BEBF-26293AA74705}</b:Guid>
    <b:Author>
      <b:Author>
        <b:NameList>
          <b:Person>
            <b:Last>Junpei Fujiki</b:Last>
            <b:First>Hidetaka</b:First>
            <b:Middle>Yamada, Katsunori Yogo</b:Middle>
          </b:Person>
        </b:NameList>
      </b:Author>
    </b:Author>
    <b:Title>Enhanced adsorption of carbon dioxide on surface-modified mesoporous silica-supported tetraethylenepentamine: Role of surface chemical structure</b:Title>
    <b:JournalName>Microporous and Mesoporous Materials</b:JournalName>
    <b:Year>2015</b:Year>
    <b:Pages>76-83</b:Pages>
    <b:Publisher>Elsevier</b:Publisher>
    <b:Volume>215</b:Volume>
    <b:DOI>10.1016/j.micromeso.2015.05.037</b:DOI>
    <b:RefOrder>84</b:RefOrder>
  </b:Source>
  <b:Source>
    <b:Tag>ADE11</b:Tag>
    <b:SourceType>JournalArticle</b:SourceType>
    <b:Guid>{590D6C32-2BEC-49FE-8932-D4B27D8EB230}</b:Guid>
    <b:Author>
      <b:Author>
        <b:NameList>
          <b:Person>
            <b:Last>A. D. Ebner</b:Last>
            <b:First>M.</b:First>
            <b:Middle>L. Gray, N. G. Chisholm, Q. T. Black, D. D. Mumford, M. A. Nicholson, J. A. Ritter</b:Middle>
          </b:Person>
        </b:NameList>
      </b:Author>
    </b:Author>
    <b:Title>Suitability of a Solid Amine Sorbent for CO 2 Capture by Pressure Swing Adsorption</b:Title>
    <b:JournalName>Industiral and Engineering Chemistry Research</b:JournalName>
    <b:Year>2011</b:Year>
    <b:Pages>5634–5641</b:Pages>
    <b:Publisher>ACS Publications</b:Publisher>
    <b:Volume>50</b:Volume>
    <b:DOI>10.1021/ie2000709</b:DOI>
    <b:RefOrder>85</b:RefOrder>
  </b:Source>
  <b:Source>
    <b:Tag>Sae13</b:Tag>
    <b:SourceType>JournalArticle</b:SourceType>
    <b:Guid>{0B2A57C6-1CCE-4727-B7F0-2E0549FAFEF5}</b:Guid>
    <b:Author>
      <b:Author>
        <b:NameList>
          <b:Person>
            <b:Last>Saeed Danaei Kenarsari</b:Last>
            <b:First>Dali</b:First>
            <b:Middle>Yang, Guodong Jiang, Suojiang Zhang, Jianji Wang, Armistead G. Russell, Qiang Wei, Maohong Fan</b:Middle>
          </b:Person>
        </b:NameList>
      </b:Author>
    </b:Author>
    <b:Title>Review of recent advances in carbon dioxide separation</b:Title>
    <b:JournalName>RSC Advances</b:JournalName>
    <b:Year>2013</b:Year>
    <b:Pages>22739–22773</b:Pages>
    <b:Publisher>RSC Publishing</b:Publisher>
    <b:Volume>3</b:Volume>
    <b:DOI>10.1039/c3ra43965h</b:DOI>
    <b:RefOrder>86</b:RefOrder>
  </b:Source>
  <b:Source>
    <b:Tag>Eli17</b:Tag>
    <b:SourceType>JournalArticle</b:SourceType>
    <b:Guid>{B7E83C12-44E6-46E9-9010-1070F4836841}</b:Guid>
    <b:Author>
      <b:Author>
        <b:NameList>
          <b:Person>
            <b:Last>Elif Erdal Ünveren</b:Last>
            <b:First>Bahar</b:First>
            <b:Middle>Özmen Monkul, Şerife Sarıoğlan, Nesrin Karademir, Erdoğan Alper</b:Middle>
          </b:Person>
        </b:NameList>
      </b:Author>
    </b:Author>
    <b:Title>Solid amine sorbents for CO2 capture by chemical adsorption: A review</b:Title>
    <b:JournalName>Petroleum</b:JournalName>
    <b:Year>2017</b:Year>
    <b:Pages>37-50</b:Pages>
    <b:Volume>3</b:Volume>
    <b:Issue>1</b:Issue>
    <b:DOI>10.1016/j.petlm.2016.11.001</b:DOI>
    <b:RefOrder>87</b:RefOrder>
  </b:Source>
  <b:Source>
    <b:Tag>HId15</b:Tag>
    <b:SourceType>BookSection</b:SourceType>
    <b:Guid>{2F0E99B9-EE39-4A15-B0D8-718DC86347B7}</b:Guid>
    <b:Author>
      <b:Author>
        <b:NameList>
          <b:Person>
            <b:Last>H. Idriss</b:Last>
            <b:First>M.</b:First>
            <b:Middle>Scott, V. Subramani</b:Middle>
          </b:Person>
        </b:NameList>
      </b:Author>
    </b:Author>
    <b:Title>1 - Introduction to hydrogen and its properties</b:Title>
    <b:Year>2015</b:Year>
    <b:Pages>3-19</b:Pages>
    <b:BookTitle>Compendium of Hydrogen Energy, Hydrogen Production and Purification</b:BookTitle>
    <b:Publisher>Woodhead Publishing Series in Energy</b:Publisher>
    <b:DOI>10.1016/B978-1-78242-361-4.00001-7</b:DOI>
    <b:RefOrder>67</b:RefOrder>
  </b:Source>
  <b:Source>
    <b:Tag>Chu22</b:Tag>
    <b:SourceType>JournalArticle</b:SourceType>
    <b:Guid>{4F1286CF-0E1C-4D4B-8CF8-22C31D400E37}</b:Guid>
    <b:Title>Current Developments in Catalytic Methanation of Carbon Dioxide—A Review</b:Title>
    <b:Year>2022</b:Year>
    <b:Publisher>Frontiers in Energy Research</b:Publisher>
    <b:Author>
      <b:Author>
        <b:NameList>
          <b:Person>
            <b:Last>Chung Hong Tan</b:Last>
            <b:First>Saifuddin</b:First>
            <b:Middle>Nomanbhay, Abd Halim Shamsuddin, Young-Kwon Park, H. Hernández-Cocoletzi, Pau Loke Show</b:Middle>
          </b:Person>
        </b:NameList>
      </b:Author>
    </b:Author>
    <b:JournalName>Carbon Capture, Utilization and Storage </b:JournalName>
    <b:Volume>9</b:Volume>
    <b:DOI>10.3389/fenrg.2021.795423</b:DOI>
    <b:RefOrder>89</b:RefOrder>
  </b:Source>
  <b:Source>
    <b:Tag>Uch19</b:Tag>
    <b:SourceType>BookSection</b:SourceType>
    <b:Guid>{F64E16D4-29A8-44FA-B004-4DBF42C30C83}</b:Guid>
    <b:Author>
      <b:Author>
        <b:NameList>
          <b:Person>
            <b:Last>Uchinda H.</b:Last>
            <b:First>Harada</b:First>
            <b:Middle>M.R.</b:Middle>
          </b:Person>
        </b:NameList>
      </b:Author>
    </b:Author>
    <b:Title>Chapter 5.3.3 - Application of hydrogen by use of chemical reactions of hydrogen and carbon dioxide</b:Title>
    <b:Year>2019</b:Year>
    <b:Pages>279-289</b:Pages>
    <b:BookTitle>Science and Engineering of Hydrogen-Based Energy Technologies, Science and Engineering of Hydrogen-Based Energy Technologies</b:BookTitle>
    <b:Publisher>Academic Press</b:Publisher>
    <b:DOI>10.1016/B978-0-12-814251-6.00013-7</b:DOI>
    <b:RefOrder>90</b:RefOrder>
  </b:Source>
  <b:Source>
    <b:Tag>Kri17</b:Tag>
    <b:SourceType>JournalArticle</b:SourceType>
    <b:Guid>{BB2F5D67-AAA3-40BB-8D50-B8D32E745077}</b:Guid>
    <b:Title>CO2 methanation: the effect of catalysts and reaction conditions</b:Title>
    <b:Year>2017</b:Year>
    <b:Pages> 2022 – 2027</b:Pages>
    <b:Publisher>Elsevier</b:Publisher>
    <b:Author>
      <b:Author>
        <b:NameList>
          <b:Person>
            <b:Last>Kristian Stangeland</b:Last>
            <b:First>Dori</b:First>
            <b:Middle>Kalai, Hailong Li, Zhixin Yu</b:Middle>
          </b:Person>
        </b:NameList>
      </b:Author>
    </b:Author>
    <b:JournalName>Energy Procedia</b:JournalName>
    <b:Volume>105</b:Volume>
    <b:DOI>10.1016/j.egypro.2017.03.577 </b:DOI>
    <b:RefOrder>93</b:RefOrder>
  </b:Source>
  <b:Source>
    <b:Tag>Jür15</b:Tag>
    <b:SourceType>JournalArticle</b:SourceType>
    <b:Guid>{36650E74-D272-48BB-82EB-BBD8A7CA0904}</b:Guid>
    <b:Author>
      <b:Author>
        <b:NameList>
          <b:Person>
            <b:Last>Jürgensen L</b:Last>
            <b:First>Ehimen</b:First>
            <b:Middle>EA, Born J, Holm-Nielsen JB</b:Middle>
          </b:Person>
        </b:NameList>
      </b:Author>
    </b:Author>
    <b:Title>Dynamic biogas upgrading based on Sabatier process: Thermodynamic</b:Title>
    <b:JournalName>Bioresource Technology</b:JournalName>
    <b:Year>2015</b:Year>
    <b:Pages>323-329</b:Pages>
    <b:Publisher>Elsevier</b:Publisher>
    <b:Volume>178</b:Volume>
    <b:DOI>10.1016/j.biortech.2014.10.069</b:DOI>
    <b:RefOrder>94</b:RefOrder>
  </b:Source>
  <b:Source>
    <b:Tag>MKh11</b:Tag>
    <b:SourceType>JournalArticle</b:SourceType>
    <b:Guid>{576A4431-BC92-41C6-A9C2-AAB928E0AEFB}</b:Guid>
    <b:Author>
      <b:Author>
        <b:NameList>
          <b:Person>
            <b:Last>M. Khoshtinat Nikoo</b:Last>
            <b:First>N.A.S.</b:First>
            <b:Middle>Amin</b:Middle>
          </b:Person>
        </b:NameList>
      </b:Author>
    </b:Author>
    <b:Title>Thermodynamic analysis of carbon dioxide reforming of methane in view of solid carbon formation</b:Title>
    <b:JournalName>Fuel Processing Technology</b:JournalName>
    <b:Year>2011</b:Year>
    <b:Pages>678-691</b:Pages>
    <b:Publisher>Elsevier</b:Publisher>
    <b:Volume>92</b:Volume>
    <b:DOI>10.1016/j.fuproc.2010.11.027</b:DOI>
    <b:RefOrder>91</b:RefOrder>
  </b:Source>
  <b:Source>
    <b:Tag>Jia12</b:Tag>
    <b:SourceType>JournalArticle</b:SourceType>
    <b:Guid>{BECD04C3-6849-4BC0-B576-920050DA9268}</b:Guid>
    <b:Author>
      <b:Author>
        <b:NameList>
          <b:Person>
            <b:Last>Jiajian Gao</b:Last>
            <b:First>Yingli</b:First>
            <b:Middle>Wang, Yuan Ping, Dacheng Hu, Guangwen Xu, Fangna Gu, Fabing Su</b:Middle>
          </b:Person>
        </b:NameList>
      </b:Author>
    </b:Author>
    <b:Title>A thermodynamic analysis of methanation reactions of carbon oxides for the production of synthetic natural gas</b:Title>
    <b:JournalName>RSC Advances</b:JournalName>
    <b:Year>2012</b:Year>
    <b:Pages>2358-2368</b:Pages>
    <b:Volume>2</b:Volume>
    <b:Issue>6</b:Issue>
    <b:DOI>10.1039/C2RA00632D</b:DOI>
    <b:RefOrder>92</b:RefOrder>
  </b:Source>
  <b:Source>
    <b:Tag>Mar21</b:Tag>
    <b:SourceType>JournalArticle</b:SourceType>
    <b:Guid>{031672B2-9B87-4CA3-9907-C2E708F5C5D7}</b:Guid>
    <b:Author>
      <b:Author>
        <b:NameList>
          <b:Person>
            <b:Last>Maria Nordio</b:Last>
            <b:First>Solomon</b:First>
            <b:Middle>Assefa Wassie, Martin Van Sint Annaland, D. Alfredo Pacheco Tanaka, Jose Luis Viviente Sole, Fausto Gallucci</b:Middle>
          </b:Person>
        </b:NameList>
      </b:Author>
    </b:Author>
    <b:Title>Techno-economic evaluation on a hybrid technology for low hydrogen concentration separation and purification from natural gas grid</b:Title>
    <b:JournalName>International Journal of Hydrogen Energy</b:JournalName>
    <b:Year>2021</b:Year>
    <b:Pages>23417-23435</b:Pages>
    <b:Publisher>Elsevier</b:Publisher>
    <b:Volume>46</b:Volume>
    <b:DOI>10.1016/j.ijhydene.2020.05.009</b:DOI>
    <b:RefOrder>95</b:RefOrder>
  </b:Source>
  <b:Source>
    <b:Tag>Lin22</b:Tag>
    <b:SourceType>BookSection</b:SourceType>
    <b:Guid>{3E590FAE-3E41-4101-84D1-2F64819DDB71}</b:Guid>
    <b:Author>
      <b:Author>
        <b:NameList>
          <b:Person>
            <b:Last>Lindert van Biert</b:Last>
            <b:First>Klaas</b:First>
            <b:Middle>Visser</b:Middle>
          </b:Person>
        </b:NameList>
      </b:Author>
    </b:Author>
    <b:Title>Chapter 3 - Fuel cells systems for sustainable ships</b:Title>
    <b:Year>2022</b:Year>
    <b:Pages>81-121</b:Pages>
    <b:BookTitle>Sustainable Energy Systems on Ships, Novel Technologies for Low Carbon Shipping</b:BookTitle>
    <b:Publisher>Elsevier</b:Publisher>
    <b:DOI>10.1016/B978-0-12-824471-5.00010-4</b:DOI>
    <b:RefOrder>97</b:RefOrder>
  </b:Source>
  <b:Source>
    <b:Tag>Soo11</b:Tag>
    <b:SourceType>BookSection</b:SourceType>
    <b:Guid>{50C67232-BCDD-48D3-B1F3-D2F6F8711C3A}</b:Guid>
    <b:Author>
      <b:Author>
        <b:NameList>
          <b:Person>
            <b:Last>Soonchul Kwon</b:Last>
            <b:First>Maohong</b:First>
            <b:Middle>Fan, Herbert F.M. DaCosta, Armistead G. Russell, Kathryn A. Berchtold, Manvendra K. Dubey</b:Middle>
          </b:Person>
        </b:NameList>
      </b:Author>
    </b:Author>
    <b:Title>Chapter 10 - CO2 Sorption</b:Title>
    <b:BookTitle>Coal Gasification and Its Applications</b:BookTitle>
    <b:Year>2011</b:Year>
    <b:Pages>293-339</b:Pages>
    <b:Publisher>William Andrew Applied Science Publishers</b:Publisher>
    <b:DOI>10.1016/B978-0-8155-2049-8.10010-5</b:DOI>
    <b:RefOrder>98</b:RefOrder>
  </b:Source>
  <b:Source>
    <b:Tag>Sha09</b:Tag>
    <b:SourceType>BookSection</b:SourceType>
    <b:Guid>{5E344F98-406F-42C8-B393-ABF89E0B3FA8}</b:Guid>
    <b:Author>
      <b:Author>
        <b:NameList>
          <b:Person>
            <b:Last>Sharma</b:Last>
            <b:First>S.D.</b:First>
          </b:Person>
        </b:NameList>
      </b:Author>
    </b:Author>
    <b:Title>FUELS – HYDROGEN PRODUCTION | Gas Cleaning: Pressure Swing Adsorption</b:Title>
    <b:BookTitle>Encyclopedia of Electrochemical Power Sources</b:BookTitle>
    <b:Year>2009</b:Year>
    <b:Pages>335-349</b:Pages>
    <b:Publisher>Elsevier</b:Publisher>
    <b:DOI>10.1016/B978-044452745-5.00307-5</b:DOI>
    <b:RefOrder>101</b:RefOrder>
  </b:Source>
  <b:Source>
    <b:Tag>Moh11</b:Tag>
    <b:SourceType>BookSection</b:SourceType>
    <b:Guid>{52E6F109-8F7F-42D8-BC02-5125143BA4C4}</b:Guid>
    <b:Author>
      <b:Author>
        <b:NameList>
          <b:Person>
            <b:Last>Mohamed A. Fahim</b:Last>
            <b:First>Taher</b:First>
            <b:Middle>A. Alsahhaf, Amal Elkilani</b:Middle>
          </b:Person>
        </b:NameList>
      </b:Author>
    </b:Author>
    <b:Title>Chapter 11 - Hydrogen Production</b:Title>
    <b:BookTitle>Fundamentals of Petroleum Refining</b:BookTitle>
    <b:Year>2010</b:Year>
    <b:Pages>285-302</b:Pages>
    <b:Publisher>Elsevier</b:Publisher>
    <b:DOI>10.1016/B978-0-444-52785-1.00011-5</b:DOI>
    <b:RefOrder>99</b:RefOrder>
  </b:Source>
  <b:Source>
    <b:Tag>Meh17</b:Tag>
    <b:SourceType>JournalArticle</b:SourceType>
    <b:Guid>{C598F274-C435-4036-96AB-CBAF8AE1B4FE}</b:Guid>
    <b:Title>Simulation, Sensitivity Analysis and Introducing New Valid Process Cases in Air Separation Units</b:Title>
    <b:Year>2017</b:Year>
    <b:Pages>45-60</b:Pages>
    <b:Author>
      <b:Author>
        <b:NameList>
          <b:Person>
            <b:Last>Mehran Moazeni</b:Last>
            <b:First>Targhi</b:First>
            <b:Middle>Pooyan, Shams Mohammadreza, Malek Ezatollah, Hashem Beigi</b:Middle>
          </b:Person>
        </b:NameList>
      </b:Author>
    </b:Author>
    <b:JournalName>IOSR Journal of Applied Chemistry</b:JournalName>
    <b:Volume>10</b:Volume>
    <b:Issue>9</b:Issue>
    <b:DOI>10.9790/5736-1009024560 </b:DOI>
    <b:RefOrder>100</b:RefOrder>
  </b:Source>
  <b:Source>
    <b:Tag>Nor21</b:Tag>
    <b:SourceType>JournalArticle</b:SourceType>
    <b:Guid>{97BA1A21-DD4D-4DFC-97C9-F1090584FD00}</b:Guid>
    <b:Author>
      <b:Author>
        <b:NameList>
          <b:Person>
            <b:Last>Norbert Kohlheb</b:Last>
            <b:First>Mathias</b:First>
            <b:Middle>Wluka, Alberto Bezama, Daniela Thrän, Andreas Aurich, Roland Arno Müller</b:Middle>
          </b:Person>
        </b:NameList>
      </b:Author>
    </b:Author>
    <b:Title>Environmental-Economic Assessment of the Pressure Swing Adsorption Biogas Upgrading Technology</b:Title>
    <b:JournalName>BioEnergy Research</b:JournalName>
    <b:Year>2021</b:Year>
    <b:Pages>901-909</b:Pages>
    <b:Volume>14</b:Volume>
    <b:DOI>10.1007/s12155-020-10205-9</b:DOI>
    <b:RefOrder>102</b:RefOrder>
  </b:Source>
  <b:Source>
    <b:Tag>Jae97</b:Tag>
    <b:SourceType>JournalArticle</b:SourceType>
    <b:Guid>{BDB62472-DF8D-43E5-9BA1-910CFE4AA5A3}</b:Guid>
    <b:Author>
      <b:Author>
        <b:NameList>
          <b:Person>
            <b:Last>Jaeyoung Yang</b:Last>
            <b:First>Chang-Ha</b:First>
            <b:Middle>Lee</b:Middle>
          </b:Person>
        </b:NameList>
      </b:Author>
    </b:Author>
    <b:Title>Separation of Hydrogen Mixtures by a Two-Bed Pressure Swing Adsorption Process Using Zeolite 5A</b:Title>
    <b:JournalName>Ind. Eng. Chem. Res.</b:JournalName>
    <b:Year>1997</b:Year>
    <b:Pages>2789-2798</b:Pages>
    <b:Volume>36</b:Volume>
    <b:DOI>10.1021/ie960728h</b:DOI>
    <b:RefOrder>103</b:RefOrder>
  </b:Source>
  <b:Source>
    <b:Tag>Gio18</b:Tag>
    <b:SourceType>JournalArticle</b:SourceType>
    <b:Guid>{889A1F82-ABAA-47E8-9062-C2A6C0888C8D}</b:Guid>
    <b:Author>
      <b:Author>
        <b:NameList>
          <b:Person>
            <b:Last>Gioele Di Marcoberardino</b:Last>
            <b:First>Dario</b:First>
            <b:Middle>Vitali, Francesco Spinelli, Marco Binotti, Giampaolo Manzolini</b:Middle>
          </b:Person>
        </b:NameList>
      </b:Author>
    </b:Author>
    <b:Title>Green Hydrogen Production from Raw Biogas: A Techno-Economic Investigation of Conventional Processes Using Pressure Swing Adsorption Unit</b:Title>
    <b:JournalName>Process System Engineering for More Efficient Power and Chemicals Production</b:JournalName>
    <b:Year>2018</b:Year>
    <b:DOI>10.3390/pr6030019</b:DOI>
    <b:RefOrder>104</b:RefOrder>
  </b:Source>
  <b:Source>
    <b:Tag>Gra12</b:Tag>
    <b:SourceType>JournalArticle</b:SourceType>
    <b:Guid>{9467214D-CE3A-4C52-89D3-AA15AD247F92}</b:Guid>
    <b:Author>
      <b:Author>
        <b:NameList>
          <b:Person>
            <b:Last>Grande</b:Last>
            <b:First>Carlos</b:First>
            <b:Middle>A.</b:Middle>
          </b:Person>
        </b:NameList>
      </b:Author>
    </b:Author>
    <b:Title>Advances in Pressure Swing Adsorption for Gas Separation</b:Title>
    <b:JournalName>International Scholarly Research Network ISRN Chemical Engineering</b:JournalName>
    <b:Year>2012</b:Year>
    <b:Pages>1-14</b:Pages>
    <b:DOI>10.5402/2012/982934</b:DOI>
    <b:RefOrder>96</b:RefOrder>
  </b:Source>
  <b:Source>
    <b:Tag>Qie15</b:Tag>
    <b:SourceType>JournalArticle</b:SourceType>
    <b:Guid>{947894DA-0FC1-4ED3-965E-E6DB9C5A6511}</b:Guid>
    <b:Author>
      <b:Author>
        <b:NameList>
          <b:Person>
            <b:Last>Qie Sun</b:Last>
            <b:First>Hailong</b:First>
            <b:Middle>Li, Jinying Yan, Longcheng Liu Zhixin Yu, Xinhai Yu</b:Middle>
          </b:Person>
        </b:NameList>
      </b:Author>
    </b:Author>
    <b:Title>Selection of appropriate biogas upgrading technology-a review of biogas cleaning, upgrading and utilisation</b:Title>
    <b:JournalName>Renewable and Sustainable Energ Reviews</b:JournalName>
    <b:Year>2015</b:Year>
    <b:Pages>521–532</b:Pages>
    <b:Publisher>Elsevier</b:Publisher>
    <b:Volume>51</b:Volume>
    <b:DOI>10.1016/j.rser.2015.06.029</b:DOI>
    <b:RefOrder>105</b:RefOrder>
  </b:Source>
  <b:Source>
    <b:Tag>Sae12</b:Tag>
    <b:SourceType>BookSection</b:SourceType>
    <b:Guid>{DE167ACA-92CD-49C6-B90E-F379A9C810BA}</b:Guid>
    <b:Title>Chapter 7 - Natural Gas Sweetening</b:Title>
    <b:Year>2012</b:Year>
    <b:Pages>253-290</b:Pages>
    <b:Author>
      <b:Author>
        <b:NameList>
          <b:Person>
            <b:Last>Saeid Mokhatab</b:Last>
            <b:First>William</b:First>
            <b:Middle>A. Poe</b:Middle>
          </b:Person>
        </b:NameList>
      </b:Author>
    </b:Author>
    <b:BookTitle>Handbook of Natural Gas Transmission and Processing</b:BookTitle>
    <b:Publisher>Elsevier</b:Publisher>
    <b:DOI>10.1016/B978-0-12-386914-2.00007-8</b:DOI>
    <b:RefOrder>106</b:RefOrder>
  </b:Source>
  <b:Source>
    <b:Tag>Jam19</b:Tag>
    <b:SourceType>BookSection</b:SourceType>
    <b:Guid>{CDA7CBDA-5AD5-4D6B-958E-DFDED063A863}</b:Guid>
    <b:Author>
      <b:Author>
        <b:NameList>
          <b:Person>
            <b:Last>James G. Speight Ph.D.</b:Last>
            <b:First>D.Sc.</b:First>
          </b:Person>
        </b:NameList>
      </b:Author>
    </b:Author>
    <b:Title>8 - Gas cleaning processes</b:Title>
    <b:BookTitle>Natural Gas (Second Edition) A Basic Handbook</b:BookTitle>
    <b:Year>2019</b:Year>
    <b:Pages>277-324</b:Pages>
    <b:DOI>10.1016/B978-0-12-809570-6.00008-4</b:DOI>
    <b:RefOrder>108</b:RefOrder>
  </b:Source>
  <b:Source>
    <b:Tag>KHS16</b:Tag>
    <b:SourceType>BookSection</b:SourceType>
    <b:Guid>{15FC2939-4269-4854-9891-3A7442E446BC}</b:Guid>
    <b:Author>
      <b:Author>
        <b:NameList>
          <b:Person>
            <b:Last>K.H. Smith</b:Last>
            <b:First>N.J.</b:First>
            <b:Middle>Nicholas, G.W. Stevens</b:Middle>
          </b:Person>
        </b:NameList>
      </b:Author>
      <b:Editor>
        <b:NameList>
          <b:Person>
            <b:Last>Feron</b:Last>
            <b:First>Paul</b:First>
            <b:Middle>H.M.</b:Middle>
          </b:Person>
        </b:NameList>
      </b:Editor>
    </b:Author>
    <b:Title>Inorganic salt solutions for post-combustion capture</b:Title>
    <b:Year>2016</b:Year>
    <b:Pages>145-166</b:Pages>
    <b:Publisher>Elsevier</b:Publisher>
    <b:DOI>10.1016/B978-0-08-100514-9.00007-X</b:DOI>
    <b:BookTitle>Absorption-Based Post-Combustion Capture of Carbon Dioxide</b:BookTitle>
    <b:RefOrder>111</b:RefOrder>
  </b:Source>
  <b:Source>
    <b:Tag>Ten17</b:Tag>
    <b:SourceType>InternetSite</b:SourceType>
    <b:Guid>{0C4E5417-A69E-4DA6-A588-7CD6C8F32508}</b:Guid>
    <b:Title>CO2 Removal using Lo-Heat Benfield Process</b:Title>
    <b:Year>2017</b:Year>
    <b:Author>
      <b:Author>
        <b:NameList>
          <b:Person>
            <b:Last>Tenille Neptune</b:Last>
            <b:First>Eng.</b:First>
            <b:Middle>B. A. Sc.</b:Middle>
          </b:Person>
        </b:NameList>
      </b:Author>
    </b:Author>
    <b:InternetSiteTitle>Apett Engineering Magazine</b:InternetSiteTitle>
    <b:Month>06</b:Month>
    <b:Day>01</b:Day>
    <b:URL>https://apett.net/aem/co2-removal-using-lo-heat-benfield-process-2/</b:URL>
    <b:YearAccessed>2023</b:YearAccessed>
    <b:MonthAccessed>05</b:MonthAccessed>
    <b:DayAccessed>23</b:DayAccessed>
    <b:RefOrder>112</b:RefOrder>
  </b:Source>
  <b:Source>
    <b:Tag>Tim19</b:Tag>
    <b:SourceType>BookSection</b:SourceType>
    <b:Guid>{4EFF77A9-2D38-4DA2-B78A-60BC3A8E13D9}</b:Guid>
    <b:Author>
      <b:Author>
        <b:NameList>
          <b:Person>
            <b:Last>Timothy C. Allison</b:Last>
            <b:First>Avneet</b:First>
            <b:Middle>Singh, Joseph Thorp</b:Middle>
          </b:Person>
        </b:NameList>
      </b:Author>
    </b:Author>
    <b:Title>Chapter 8 - Upstream Compression Applications</b:Title>
    <b:BookTitle>Compression Machinery for Oil and Gas</b:BookTitle>
    <b:Year>2019</b:Year>
    <b:Pages>375-385</b:Pages>
    <b:DOI>10.1016/B978-0-12-814683-5.00008-0</b:DOI>
    <b:RefOrder>222</b:RefOrder>
  </b:Source>
  <b:Source>
    <b:Tag>Abd17</b:Tag>
    <b:SourceType>BookSection</b:SourceType>
    <b:Guid>{192ED56C-C48A-4513-8BD0-71D34D1DC09D}</b:Guid>
    <b:Author>
      <b:Author>
        <b:NameList>
          <b:Person>
            <b:Last>Abdelbaki Benamor</b:Last>
            <b:First>Mustafa</b:First>
            <b:Middle>Nasser, Mohammed J. Al-Marri</b:Middle>
          </b:Person>
        </b:NameList>
      </b:Author>
      <b:Editor>
        <b:NameList>
          <b:Person>
            <b:Last>Abraham</b:Last>
            <b:First>Martin</b:First>
            <b:Middle>A.</b:Middle>
          </b:Person>
        </b:NameList>
      </b:Editor>
    </b:Author>
    <b:Title>Encyclopedia of Sustainable Technologies</b:Title>
    <b:Year>2017</b:Year>
    <b:Pages>359-387</b:Pages>
    <b:Publisher>Elsevier</b:Publisher>
    <b:DOI>10.1016/B978-0-12-409548-9.10101-0</b:DOI>
    <b:RefOrder>109</b:RefOrder>
  </b:Source>
  <b:Source>
    <b:Tag>Val21</b:Tag>
    <b:SourceType>BookSection</b:SourceType>
    <b:Guid>{4393A68E-0CD8-4537-836E-D7DBE6580941}</b:Guid>
    <b:Author>
      <b:Author>
        <b:NameList>
          <b:Person>
            <b:Last>Valerio Paolini</b:Last>
            <b:First>Patrizio</b:First>
            <b:Middle>Tratzi, Marco Torre, Laura Tomassetti, Marco Segreto, Francesco Petracchini</b:Middle>
          </b:Person>
        </b:NameList>
      </b:Author>
    </b:Author>
    <b:Title>Chapter 3 - Water scrubbing for biogas upgrading: developments and innovations</b:Title>
    <b:BookTitle>Emerging Technologies and Biological Systems for Biogas Upgrading</b:BookTitle>
    <b:Year>2021</b:Year>
    <b:Pages>57-71</b:Pages>
    <b:Publisher>Academic Press</b:Publisher>
    <b:DOI>10.1016/B978-0-12-822808-1.00001-5</b:DOI>
    <b:RefOrder>107</b:RefOrder>
  </b:Source>
  <b:Source>
    <b:Tag>Jam07</b:Tag>
    <b:SourceType>BookSection</b:SourceType>
    <b:Guid>{CDF29514-1625-4A18-9A46-3BEF83066989}</b:Guid>
    <b:Author>
      <b:Author>
        <b:NameList>
          <b:Person>
            <b:Last>James G. Speight Ph.D.</b:Last>
            <b:First>D.Sc.</b:First>
          </b:Person>
        </b:NameList>
      </b:Author>
    </b:Author>
    <b:Title>CHAPTER 7 - Processes</b:Title>
    <b:BookTitle>Natural Gas, A basic Handbook</b:BookTitle>
    <b:Year>2007</b:Year>
    <b:Pages>161-192</b:Pages>
    <b:DOI>10.1016/B978-1-933762-14-2.50012-1</b:DOI>
    <b:RefOrder>110</b:RefOrder>
  </b:Source>
  <b:Source>
    <b:Tag>Kam17</b:Tag>
    <b:SourceType>JournalArticle</b:SourceType>
    <b:Guid>{743FE247-B4DA-4152-9A54-7C7C10DBC028}</b:Guid>
    <b:Title>Hydrogen gas separation with controlled selectivity via efficient and cost effective block copolymer coated PET membranes</b:Title>
    <b:Year>2017</b:Year>
    <b:Pages>19977-19983</b:Pages>
    <b:Publisher>Elsevier</b:Publisher>
    <b:JournalName>International Journal of Hydrogen Energy</b:JournalName>
    <b:Author>
      <b:Author>
        <b:NameList>
          <b:Person>
            <b:Last>Kamakshi</b:Last>
            <b:First>Rajesh</b:First>
            <b:Middle>Kumar, Vibhav K. Saraswat, Manoj Kumar, Kamlendra Awasthi, Manfred Stamm</b:Middle>
          </b:Person>
        </b:NameList>
      </b:Author>
    </b:Author>
    <b:Volume>42</b:Volume>
    <b:Issue>31</b:Issue>
    <b:DOI>10.1016/j.ijhydene.2017.06.113</b:DOI>
    <b:RefOrder>113</b:RefOrder>
  </b:Source>
  <b:Source>
    <b:Tag>NKA06</b:Tag>
    <b:SourceType>JournalArticle</b:SourceType>
    <b:Guid>{6084DB40-D0CC-49E4-9A94-1D8DA3079A8C}</b:Guid>
    <b:Author>
      <b:Author>
        <b:NameList>
          <b:Person>
            <b:Last>N.K. Acharya</b:Last>
            <b:First>Vaibhav</b:First>
            <b:Middle>Kulshrestha, Kamlendra Awasthi, Rajesh Kumar, A.K. Jain, M. Singh, D.K. Avasthi, Y.K. Vijay</b:Middle>
          </b:Person>
        </b:NameList>
      </b:Author>
    </b:Author>
    <b:Title>Gas permeation study of Ti-coated, track-etched polymeric membranes</b:Title>
    <b:JournalName>Vacuum</b:JournalName>
    <b:Year>2006</b:Year>
    <b:Pages>389–393</b:Pages>
    <b:Publisher>Elsevier</b:Publisher>
    <b:Volume>81</b:Volume>
    <b:DOI>10.1016/j.vacuum.2006.03.027</b:DOI>
    <b:RefOrder>132</b:RefOrder>
  </b:Source>
  <b:Source>
    <b:Tag>Vai06</b:Tag>
    <b:SourceType>JournalArticle</b:SourceType>
    <b:Guid>{80A50AA1-66FA-41F1-83D7-A5CEB90055A6}</b:Guid>
    <b:Author>
      <b:Author>
        <b:NameList>
          <b:Person>
            <b:Last>Vaibhav Kulshrestha</b:Last>
            <b:First>N.K.</b:First>
            <b:Middle>Acharya , K. Awasthi , M. Singh , D.K. Avasthi, Y.K. Vijay</b:Middle>
          </b:Person>
        </b:NameList>
      </b:Author>
    </b:Author>
    <b:Title>Study of gas permeation for asymmetric track-etched polymer blends</b:Title>
    <b:JournalName>International Journal of Hydrogen Energy</b:JournalName>
    <b:Year>2006</b:Year>
    <b:Pages>266 – 1270</b:Pages>
    <b:Publisher>Elsevier</b:Publisher>
    <b:Volume>31</b:Volume>
    <b:DOI>10.1016/j.ijhydene.2005.12.004</b:DOI>
    <b:RefOrder>133</b:RefOrder>
  </b:Source>
  <b:Source>
    <b:Tag>Rez10</b:Tag>
    <b:SourceType>JournalArticle</b:SourceType>
    <b:Guid>{69AA1CD9-81DE-43A4-B478-73F3FCC5A1A1}</b:Guid>
    <b:Author>
      <b:Author>
        <b:NameList>
          <b:Person>
            <b:Last>Reza Abedini</b:Last>
            <b:First>Amir</b:First>
            <b:Middle>Nezhadmoghadam</b:Middle>
          </b:Person>
        </b:NameList>
      </b:Author>
    </b:Author>
    <b:Title>Application of membrane in gas separation processes: its suitability and mechanisms</b:Title>
    <b:JournalName>Petroleum Coal</b:JournalName>
    <b:Year>2010</b:Year>
    <b:Pages>69-80</b:Pages>
    <b:Volume>52</b:Volume>
    <b:RefOrder>117</b:RefOrder>
  </b:Source>
  <b:Source>
    <b:Tag>Wen17</b:Tag>
    <b:SourceType>JournalArticle</b:SourceType>
    <b:Guid>{5F9393F1-A521-487F-AB55-1793D2496717}</b:Guid>
    <b:Author>
      <b:Author>
        <b:NameList>
          <b:Person>
            <b:Last>Wensheng Lin</b:Last>
            <b:First>Jingxuan</b:First>
            <b:Middle>Xu, Lin Zhang, Anzhong Gu</b:Middle>
          </b:Person>
        </b:NameList>
      </b:Author>
    </b:Author>
    <b:Title>Synthetic natural gas (SNG) liquefaction processes with hydrogen separation</b:Title>
    <b:JournalName>International Journal of Hydrogen Energy</b:JournalName>
    <b:Year>2017</b:Year>
    <b:Pages>18417-18424</b:Pages>
    <b:Publisher>Elsevier</b:Publisher>
    <b:Volume>42</b:Volume>
    <b:Issue>29</b:Issue>
    <b:DOI>10.1016/j.ijhydene.2017.04.141</b:DOI>
    <b:RefOrder>114</b:RefOrder>
  </b:Source>
  <b:Source>
    <b:Tag>AEL13</b:Tag>
    <b:SourceType>JournalArticle</b:SourceType>
    <b:Guid>{DA406E3C-9FD3-431D-BCA3-1CB8F4DA94B8}</b:Guid>
    <b:Author>
      <b:Author>
        <b:NameList>
          <b:Person>
            <b:Last>A.E. Lewis</b:Last>
            <b:First>D.C.</b:First>
            <b:Middle>Kershner, S.N. Paglieri , M.J. Slepicka, J.D. Way</b:Middle>
          </b:Person>
        </b:NameList>
      </b:Author>
    </b:Author>
    <b:Title>Pd–Pt/YSZ composite membranes for hydrogen separation from synthetic water–gas shift streams</b:Title>
    <b:JournalName>Journal of Membrane Science</b:JournalName>
    <b:Year>2013</b:Year>
    <b:Pages>257-264</b:Pages>
    <b:Volume>437</b:Volume>
    <b:DOI>10.1016/j.memsci.2013.02.056</b:DOI>
    <b:RefOrder>115</b:RefOrder>
  </b:Source>
  <b:Source>
    <b:Tag>Yog20</b:Tag>
    <b:SourceType>JournalArticle</b:SourceType>
    <b:Guid>{59194A05-CD7E-42E6-9A35-08300AFA6FA7}</b:Guid>
    <b:Author>
      <b:Author>
        <b:NameList>
          <b:Person>
            <b:Last>Yogi Wibisono Budhi</b:Last>
            <b:First>Widi</b:First>
            <b:Middle>Suganda, Hans Kristian Irawan, Elvi Restiawaty, Manabu Miyamoto, Shigeyuki Uemiya, Norikazu Nishiyama, Martin van Sint Annaland</b:Middle>
          </b:Person>
        </b:NameList>
      </b:Author>
    </b:Author>
    <b:Title>Hydrogen separation from mixed gas (H2, N2) using Pd/Al2O3 membrane under forced unsteady state operations</b:Title>
    <b:JournalName>International Journal of Hydrogen Energy</b:JournalName>
    <b:Year>2020</b:Year>
    <b:Pages>9821-9835</b:Pages>
    <b:Publisher>Elsevier</b:Publisher>
    <b:Volume>45</b:Volume>
    <b:Issue>16</b:Issue>
    <b:DOI>10.1016/j.ijhydene.2020.01.235</b:DOI>
    <b:RefOrder>116</b:RefOrder>
  </b:Source>
  <b:Source>
    <b:Tag>Bhu15</b:Tag>
    <b:SourceType>JournalArticle</b:SourceType>
    <b:Guid>{0AE262E2-FE19-48BB-B234-9B3EB4A294C5}</b:Guid>
    <b:Author>
      <b:Author>
        <b:NameList>
          <b:Person>
            <b:Last>Bhume Chantaramolee</b:Last>
            <b:First>Allan</b:First>
            <b:Middle>Abraham B. Padama, Hideaki Kasai, Yogi Wibisono Budhi</b:Middle>
          </b:Person>
        </b:NameList>
      </b:Author>
    </b:Author>
    <b:Title>First principles study of N and H atoms adsorption and NH formation on Pd(111) and Pd3Ag(111) surfaces</b:Title>
    <b:JournalName>Journal of Membrane Science</b:JournalName>
    <b:Year>2015</b:Year>
    <b:Pages>57-63</b:Pages>
    <b:Volume>474</b:Volume>
    <b:DOI>10.1016/j.memsci.2014.09.048</b:DOI>
    <b:RefOrder>135</b:RefOrder>
  </b:Source>
  <b:Source>
    <b:Tag>Dio10</b:Tag>
    <b:SourceType>JournalArticle</b:SourceType>
    <b:Guid>{3B29BDCD-EE00-422A-982E-D8D29FF4DD9E}</b:Guid>
    <b:Author>
      <b:Author>
        <b:NameList>
          <b:Person>
            <b:Last>Diogo Mendes</b:Last>
            <b:First>Vania</b:First>
            <b:Middle>Chibante, Ju-Meng Zheng, Silvano Tosti, Fabio Borgognoni, Adelio Mendes, Luis M. Madeira</b:Middle>
          </b:Person>
        </b:NameList>
      </b:Author>
    </b:Author>
    <b:Title>Enhancing the production of hydrogen via wateregas shift reaction using Pd-based membrane reactors</b:Title>
    <b:JournalName>International Journal of Hydrogen Energy</b:JournalName>
    <b:Year>2010</b:Year>
    <b:Pages>12596-12608</b:Pages>
    <b:Publisher>Elsevier</b:Publisher>
    <b:Volume>35</b:Volume>
    <b:DOI>10.1016/j.ijhydene.2010.07.159</b:DOI>
    <b:RefOrder>136</b:RefOrder>
  </b:Source>
  <b:Source>
    <b:Tag>Don11</b:Tag>
    <b:SourceType>JournalArticle</b:SourceType>
    <b:Guid>{348FB3C7-6F91-4854-9C61-44C3904F39EA}</b:Guid>
    <b:Author>
      <b:Author>
        <b:NameList>
          <b:Person>
            <b:Last>Donglai Xie</b:Last>
            <b:First>Jinfeng</b:First>
            <b:Middle>Yu, Fang Wang, Ning Zhang, Weixing Wang, Hao Yu, Feng Peng, Ah-Hyung A. Park</b:Middle>
          </b:Person>
        </b:NameList>
      </b:Author>
    </b:Author>
    <b:Title>Hydrogen permeability of PdeAg membrane modules with porous stainless steel substrates</b:Title>
    <b:JournalName>International Journal of Hydrogen Energy</b:JournalName>
    <b:Year>2011</b:Year>
    <b:Pages>1014-1026</b:Pages>
    <b:Publisher>Elsevier</b:Publisher>
    <b:Volume>36</b:Volume>
    <b:DOI>10.1016/j.ijhydene.2010.10.030</b:DOI>
    <b:RefOrder>137</b:RefOrder>
  </b:Source>
  <b:Source>
    <b:Tag>KGh16</b:Tag>
    <b:SourceType>JournalArticle</b:SourceType>
    <b:Guid>{62E9919A-9A36-4BD7-8C5D-5451D3CECBB8}</b:Guid>
    <b:Author>
      <b:Author>
        <b:NameList>
          <b:Person>
            <b:Last>K. Ghasemzadeh</b:Last>
            <b:First>E.</b:First>
            <b:Middle>Andalib, A. Basile</b:Middle>
          </b:Person>
        </b:NameList>
      </b:Author>
    </b:Author>
    <b:Title>Evaluation of dense Pd-Ag membrane reactor performance during methanol steam reforming in comparison with autothermal reforming using CFD analysis</b:Title>
    <b:JournalName>International Journal of Hydrogen Energy</b:JournalName>
    <b:Year>2016</b:Year>
    <b:Pages>8745-8754</b:Pages>
    <b:Publisher>Elsevier</b:Publisher>
    <b:Volume>41</b:Volume>
    <b:DOI>10.1016/j.ijhydene.2015.11.139</b:DOI>
    <b:RefOrder>138</b:RefOrder>
  </b:Source>
  <b:Source>
    <b:Tag>Wei09</b:Tag>
    <b:SourceType>JournalArticle</b:SourceType>
    <b:Guid>{08F81DF5-2259-4F48-A574-F754D61E0D05}</b:Guid>
    <b:Author>
      <b:Author>
        <b:NameList>
          <b:Person>
            <b:Last>Wei-Hsin Chen</b:Last>
            <b:First>I.-Han</b:First>
            <b:Middle>Chiu,</b:Middle>
          </b:Person>
        </b:NameList>
      </b:Author>
    </b:Author>
    <b:Title>Transient dynamic of hydrogen permeation through a palladium membrane</b:Title>
    <b:JournalName>International Journal of Hydrogen Energy</b:JournalName>
    <b:Year>2009</b:Year>
    <b:Pages>2440-2448</b:Pages>
    <b:Publisher>Elsevier</b:Publisher>
    <b:Volume>34</b:Volume>
    <b:DOI>10.1016/j.ijhydene.2008.12.062</b:DOI>
    <b:RefOrder>118</b:RefOrder>
  </b:Source>
  <b:Source>
    <b:Tag>Jac09</b:Tag>
    <b:SourceType>JournalArticle</b:SourceType>
    <b:Guid>{7B47F430-8B08-4847-8E61-8885F997A19A}</b:Guid>
    <b:Author>
      <b:Author>
        <b:NameList>
          <b:Person>
            <b:Last>Jacopo Catalano</b:Last>
            <b:First>Marco</b:First>
            <b:Middle>Giacinti Baschetti, Giulio C. Sarti</b:Middle>
          </b:Person>
        </b:NameList>
      </b:Author>
    </b:Author>
    <b:Title>Influence of the gas phase resistance on hydrogen flux through thin palladium–silver membranes</b:Title>
    <b:JournalName>Journal of Membrane Science</b:JournalName>
    <b:Year>2009</b:Year>
    <b:Pages>57–67</b:Pages>
    <b:Volume>339</b:Volume>
    <b:DOI>10.1016/j.memsci.2009.04.032</b:DOI>
    <b:RefOrder>119</b:RefOrder>
  </b:Source>
  <b:Source>
    <b:Tag>Rei13</b:Tag>
    <b:SourceType>JournalArticle</b:SourceType>
    <b:Guid>{5482DFD4-8101-403F-91D2-43B707E8DCB9}</b:Guid>
    <b:Author>
      <b:Author>
        <b:NameList>
          <b:Person>
            <b:Last>Reiyu Chein</b:Last>
            <b:First>Yen-Cho</b:First>
            <b:Middle>Chen, J.N. Chung</b:Middle>
          </b:Person>
        </b:NameList>
      </b:Author>
    </b:Author>
    <b:Title>Parametric study of membrane reactors for hydrogen production via high-temperature water gas shift reaction</b:Title>
    <b:JournalName>International Journal of Hydrogen Energy</b:JournalName>
    <b:Year>2013</b:Year>
    <b:Pages>2292-2305</b:Pages>
    <b:Publisher>Elsevier</b:Publisher>
    <b:Volume>38</b:Volume>
    <b:DOI>10.1016/j.ijhydene.2012.11.122</b:DOI>
    <b:RefOrder>120</b:RefOrder>
  </b:Source>
  <b:Source>
    <b:Tag>MMB13</b:Tag>
    <b:SourceType>JournalArticle</b:SourceType>
    <b:Guid>{88C3B61E-6E0D-4A05-9554-6BC58FCEBEC5}</b:Guid>
    <b:Author>
      <b:Author>
        <b:NameList>
          <b:Person>
            <b:Last>M.M. Barreiro</b:Last>
            <b:First>M.</b:First>
            <b:Middle>Maroño, J.M. Sánchez</b:Middle>
          </b:Person>
        </b:NameList>
      </b:Author>
    </b:Author>
    <b:Title>Hydrogen separation studies in a membrane reactor system: Influence of feed gas flow rate, temperature and concentration of the feed gases on hydrogen permeation</b:Title>
    <b:JournalName>Applied Thermal Engineering</b:JournalName>
    <b:Year>2013</b:Year>
    <b:Pages>186-193</b:Pages>
    <b:Volume>74</b:Volume>
    <b:DOI>10.1016/j.applthermaleng.2013.12.035</b:DOI>
    <b:RefOrder>121</b:RefOrder>
  </b:Source>
  <b:Source>
    <b:Tag>Eff15</b:Tag>
    <b:SourceType>JournalArticle</b:SourceType>
    <b:Guid>{D7594BA5-515A-4ADD-8187-7ECCA2351E13}</b:Guid>
    <b:Title>Effect of temperature and pressure on hydrogen production from steam reforming of biogas with Pd-Ag membrane reactor</b:Title>
    <b:JournalName>International Journal of Hydrogen Energy</b:JournalName>
    <b:Year>2015</b:Year>
    <b:Pages>3582-3591</b:Pages>
    <b:Publisher>Elsevier</b:Publisher>
    <b:Volume>40</b:Volume>
    <b:DOI>10.1016/j.ijhydene.2014.11.053</b:DOI>
    <b:Author>
      <b:Author>
        <b:NameList>
          <b:Person>
            <b:Last>Jose Mauro Vasquez Castillo</b:Last>
            <b:First>Takafumi</b:First>
            <b:Middle>Sato, Naotsugu Itoh</b:Middle>
          </b:Person>
        </b:NameList>
      </b:Author>
    </b:Author>
    <b:RefOrder>122</b:RefOrder>
  </b:Source>
  <b:Source>
    <b:Tag>Wei07</b:Tag>
    <b:SourceType>JournalArticle</b:SourceType>
    <b:Guid>{8D4CE29D-F45A-40B4-BAB1-C05A7F8FF25D}</b:Guid>
    <b:Author>
      <b:Author>
        <b:NameList>
          <b:Person>
            <b:Last>Weiping Wang</b:Last>
            <b:First>Xiulian</b:First>
            <b:Middle>Pan, Xiaoliang Zhang, Weishen Yang, Guoxing Xiong</b:Middle>
          </b:Person>
        </b:NameList>
      </b:Author>
    </b:Author>
    <b:Title>The effect of co-existing nitrogen on hydrogen permeation through thin Pd composite membranes</b:Title>
    <b:JournalName>Separation and Purification Technology</b:JournalName>
    <b:Year>2007</b:Year>
    <b:Pages>262–271</b:Pages>
    <b:Publisher>Elsevier</b:Publisher>
    <b:Volume>54</b:Volume>
    <b:DOI>10.1016/j.seppur.2006.09.016</b:DOI>
    <b:RefOrder>123</b:RefOrder>
  </b:Source>
  <b:Source>
    <b:Tag>MMB14</b:Tag>
    <b:SourceType>JournalArticle</b:SourceType>
    <b:Guid>{24F62658-52F8-4A0E-885A-EFEE8B1A490C}</b:Guid>
    <b:Author>
      <b:Author>
        <b:NameList>
          <b:Person>
            <b:Last>M.M. Barreiro</b:Last>
            <b:First>M.</b:First>
            <b:Middle>Marono, J.M. Sanchez</b:Middle>
          </b:Person>
        </b:NameList>
      </b:Author>
    </b:Author>
    <b:Title>Hydrogen permeation through a Pd-based membrane and RWGS conversion in H2/CO2, H2/N2/CO2 and H2/H2O/CO2 mixtures</b:Title>
    <b:JournalName>International Journal of Hydrogen Energy</b:JournalName>
    <b:Year>2014</b:Year>
    <b:Pages>4710-4716</b:Pages>
    <b:Publisher>Elsevier</b:Publisher>
    <b:Volume>39</b:Volume>
    <b:DOI>10.1016/j.ijhydene.2013.11.089</b:DOI>
    <b:RefOrder>124</b:RefOrder>
  </b:Source>
  <b:Source>
    <b:Tag>Hid14</b:Tag>
    <b:SourceType>JournalArticle</b:SourceType>
    <b:Guid>{41885368-CF3F-4980-96A9-590174786A6D}</b:Guid>
    <b:Author>
      <b:Author>
        <b:NameList>
          <b:Person>
            <b:Last>Hideto Kurokawa</b:Last>
            <b:First>Hisataka</b:First>
            <b:Middle>Yakabe, Isamu Yasuda</b:Middle>
          </b:Person>
        </b:NameList>
      </b:Author>
    </b:Author>
    <b:Title>Inhibition effect of CO on hydrogen permeability of Pd-Ag membrane applied in a microchannel module configuration</b:Title>
    <b:JournalName>International Journal of Hydrogen Energy</b:JournalName>
    <b:Year>2014</b:Year>
    <b:Pages>17201-17209</b:Pages>
    <b:Publisher>Elsevier</b:Publisher>
    <b:Volume>39</b:Volume>
    <b:DOI>10.1016/j.ijhydene.2014.08.056</b:DOI>
    <b:RefOrder>125</b:RefOrder>
  </b:Source>
  <b:Source>
    <b:Tag>CVM12</b:Tag>
    <b:SourceType>JournalArticle</b:SourceType>
    <b:Guid>{5AF7C151-96BE-4936-BAB6-9D3683D19DE4}</b:Guid>
    <b:Author>
      <b:Author>
        <b:NameList>
          <b:Person>
            <b:Last>C.V. Miguel</b:Last>
            <b:First>A.</b:First>
            <b:Middle>Mendes, S. Tosti, Luis M. Madeira</b:Middle>
          </b:Person>
        </b:NameList>
      </b:Author>
    </b:Author>
    <b:Title>Effect of CO and CO2 on H2 permeation through finger-like Pd-Ag membranes</b:Title>
    <b:JournalName>International Journal of Hydrogen Energy</b:JournalName>
    <b:Year>2012</b:Year>
    <b:Pages>12680-12687</b:Pages>
    <b:Publisher>Elsevier</b:Publisher>
    <b:Volume>37</b:Volume>
    <b:DOI>10.1016/j.ijhydene.2012.05.131</b:DOI>
    <b:RefOrder>126</b:RefOrder>
  </b:Source>
  <b:Source>
    <b:Tag>Pat15</b:Tag>
    <b:SourceType>JournalArticle</b:SourceType>
    <b:Guid>{65F907C9-9A05-456D-A86C-6ACCC81B2597}</b:Guid>
    <b:Author>
      <b:Author>
        <b:NameList>
          <b:Person>
            <b:Last>Patricia Perez</b:Last>
            <b:First>Carolina</b:First>
            <b:Middle>A. Cornaglia, Adelio Mendes, Luis M. Madeira, Silvano Tosti</b:Middle>
          </b:Person>
        </b:NameList>
      </b:Author>
    </b:Author>
    <b:Title>Surface effects and CO/CO2 influence in the H2 permeation through a Pd-Ag membrane: A comprehensive model</b:Title>
    <b:JournalName>International Journal of Hydrogen Energy</b:JournalName>
    <b:Year>2015</b:Year>
    <b:Pages>6566-6572</b:Pages>
    <b:Volume>40</b:Volume>
    <b:DOI>10.1016/j.ijhydene.2015.03.106</b:DOI>
    <b:RefOrder>127</b:RefOrder>
  </b:Source>
  <b:Source>
    <b:Tag>Hec15</b:Tag>
    <b:SourceType>JournalArticle</b:SourceType>
    <b:Guid>{D49542AB-52EE-47D0-812B-8FAC251D322C}</b:Guid>
    <b:Author>
      <b:Author>
        <b:NameList>
          <b:Person>
            <b:Last>Hector Montesinos</b:Last>
            <b:First>Ignacio</b:First>
            <b:Middle>Julian, Javier Herguido, Miguel Menendez</b:Middle>
          </b:Person>
        </b:NameList>
      </b:Author>
    </b:Author>
    <b:Title>Effect of the presence of light hydrocarbon mixtures on hydrogen permeance through Pd-Ag alloyed membranes</b:Title>
    <b:JournalName>International Journal of Hydrogen Energy</b:JournalName>
    <b:Year>2015</b:Year>
    <b:Pages>3462-3471</b:Pages>
    <b:Publisher>Elsevier</b:Publisher>
    <b:Volume>40</b:Volume>
    <b:DOI>10.1016/j.ijhydene.2014.11.054</b:DOI>
    <b:RefOrder>128</b:RefOrder>
  </b:Source>
  <b:Source>
    <b:Tag>Jee</b:Tag>
    <b:SourceType>JournalArticle</b:SourceType>
    <b:Guid>{E6158CA8-017B-40AD-BE7D-99094810829F}</b:Guid>
    <b:Author>
      <b:Author>
        <b:NameList>
          <b:Person>
            <b:Last>Jeeban Poudel</b:Last>
            <b:First>Ja</b:First>
            <b:Middle>Hyung Choi, Sea Cheon Oh</b:Middle>
          </b:Person>
        </b:NameList>
      </b:Author>
    </b:Author>
    <b:Title>Process Design Characteristics of Syngas (CO/H2) Separation Using Composite Membrane</b:Title>
    <b:JournalName>Sustainability</b:JournalName>
    <b:Year>2019</b:Year>
    <b:Pages>1-12</b:Pages>
    <b:Volume>11</b:Volume>
    <b:DOI>10.3390/su11030703</b:DOI>
    <b:RefOrder>129</b:RefOrder>
  </b:Source>
  <b:Source>
    <b:Tag>Sha19</b:Tag>
    <b:SourceType>JournalArticle</b:SourceType>
    <b:Guid>{7132BA6E-220C-4926-9E83-C1250519C755}</b:Guid>
    <b:Author>
      <b:Author>
        <b:NameList>
          <b:Person>
            <b:Last>Shahrouz Nayebossadri</b:Last>
            <b:First>John</b:First>
            <b:Middle>D. Speight, David Book</b:Middle>
          </b:Person>
        </b:NameList>
      </b:Author>
    </b:Author>
    <b:Title>Hydrogen separation from blended natural gas and hydrogen by Pd-based membranes</b:Title>
    <b:JournalName>International Journal of Hydrogen Energy</b:JournalName>
    <b:Year>2019</b:Year>
    <b:Pages>29092-29099</b:Pages>
    <b:Publisher>Elsevier</b:Publisher>
    <b:Volume>44</b:Volume>
    <b:Issue>55</b:Issue>
    <b:DOI>10.1016/j.ijhydene.2019.03.044</b:DOI>
    <b:RefOrder>130</b:RefOrder>
  </b:Source>
  <b:Source>
    <b:Tag>Oan12</b:Tag>
    <b:SourceType>JournalArticle</b:SourceType>
    <b:Guid>{251C7C19-A393-4E13-9AB4-32EBC281A8C2}</b:Guid>
    <b:Author>
      <b:Author>
        <b:NameList>
          <b:Person>
            <b:Last>Oana C. David</b:Last>
            <b:First>Daniel</b:First>
            <b:Middle>Gorri, Kitty Nijmeijer, Inmaculada Ortiz Uribe, Ane Urtiaga</b:Middle>
          </b:Person>
        </b:NameList>
      </b:Author>
    </b:Author>
    <b:Title>Hydrogen separation from multicomponent gas mixtures containing CO, N2 and CO2 using Matrimid® asymmetric hollow fiber membranes</b:Title>
    <b:JournalName>Journal of Membrane Science</b:JournalName>
    <b:Year>2012</b:Year>
    <b:Pages>49-56</b:Pages>
    <b:Publisher>Elsevier</b:Publisher>
    <b:Volume>419-420</b:Volume>
    <b:DOI>10.1016/j.memsci.2012.06.038</b:DOI>
    <b:RefOrder>131</b:RefOrder>
  </b:Source>
  <b:Source>
    <b:Tag>Lea21</b:Tag>
    <b:SourceType>JournalArticle</b:SourceType>
    <b:Guid>{5AF88393-A6F1-4C25-BA55-D9264BF8FEDF}</b:Guid>
    <b:Author>
      <b:Author>
        <b:NameList>
          <b:Person>
            <b:Last>Leandri Vermaak</b:Last>
            <b:First>Hein</b:First>
            <b:Middle>W. J. P. Neomagus, Dmitri G. Bessarabov</b:Middle>
          </b:Person>
        </b:NameList>
      </b:Author>
    </b:Author>
    <b:Title>Hydrogen Separation and Purification from Various Gas Mixtures by Means of Electrochemical Membrane Technology in the Temperature Range 100–160 °C</b:Title>
    <b:JournalName>Membranes</b:JournalName>
    <b:Year>2021</b:Year>
    <b:Volume>11</b:Volume>
    <b:Issue>282</b:Issue>
    <b:DOI>10.3390/membranes11040282</b:DOI>
    <b:RefOrder>134</b:RefOrder>
  </b:Source>
  <b:Source>
    <b:Tag>Zhe21</b:Tag>
    <b:SourceType>JournalArticle</b:SourceType>
    <b:Guid>{D265068F-8C3B-43E7-90AF-D11D7909B3F0}</b:Guid>
    <b:Author>
      <b:Author>
        <b:NameList>
          <b:Person>
            <b:Last>Zhemin Du</b:Last>
            <b:First>Congmin</b:First>
            <b:Middle>Liu, Junxiang Zhai, Xiuying Guo, Yalin Xiong, Wei Su, Guangli He</b:Middle>
          </b:Person>
        </b:NameList>
      </b:Author>
    </b:Author>
    <b:Title>A Review of Hydrogen Purification Technologies for Fuel Cell Vehicles</b:Title>
    <b:JournalName>Catalysts</b:JournalName>
    <b:Year>2021</b:Year>
    <b:Volume>11</b:Volume>
    <b:Issue>3</b:Issue>
    <b:DOI>doi.org/10.3390/catal11030393</b:DOI>
    <b:RefOrder>62</b:RefOrder>
  </b:Source>
  <b:Source>
    <b:Tag>Tae</b:Tag>
    <b:SourceType>ConferenceProceedings</b:SourceType>
    <b:Guid>{F428A838-62DF-4D21-B662-62A9CD98686F}</b:Guid>
    <b:Author>
      <b:Author>
        <b:NameList>
          <b:Person>
            <b:Last>Tae-Hwan Kima</b:Last>
            <b:First>Jung-Sik</b:First>
            <b:Middle>Choia, Ko-Yeon Chooa, Jae-Suk Sunga , Heondo Jeong</b:Middle>
          </b:Person>
        </b:NameList>
      </b:Author>
    </b:Author>
    <b:Title>Study on the effect of hydrogen purification with metal hydride</b:Title>
    <b:Year>2006</b:Year>
    <b:City>Lyon</b:City>
    <b:ConferenceName>World Hydrogen Energy Conference (WHEC 16)</b:ConferenceName>
    <b:RefOrder>140</b:RefOrder>
  </b:Source>
  <b:Source>
    <b:Tag>Pei20</b:Tag>
    <b:SourceType>JournalArticle</b:SourceType>
    <b:Guid>{32BB4ABE-C643-4EFA-AF73-70839D706B85}</b:Guid>
    <b:Title>Hydrogen Direct Adsorptive Separation: Development Status and Trends</b:Title>
    <b:Pages>15126−15140</b:Pages>
    <b:Year>2020</b:Year>
    <b:Publisher>American Chemical Society</b:Publisher>
    <b:Author>
      <b:Author>
        <b:NameList>
          <b:Person>
            <b:Last>Peixuan Hao</b:Last>
            <b:First>Shuang</b:First>
            <b:Middle>Li, Shigang Li, Yixiang Shi, Ningsheng Cai</b:Middle>
          </b:Person>
        </b:NameList>
      </b:Author>
    </b:Author>
    <b:JournalName>Energy Fuels</b:JournalName>
    <b:Volume>34</b:Volume>
    <b:DOI>10.1021/acs.energyfuels.0c02317</b:DOI>
    <b:RefOrder>139</b:RefOrder>
  </b:Source>
  <b:Source>
    <b:Tag>Kea</b:Tag>
    <b:SourceType>JournalArticle</b:SourceType>
    <b:Guid>{0B03D3BC-3C17-47EE-B966-A3C5B9BCCA1F}</b:Guid>
    <b:Author>
      <b:Author>
        <b:NameList>
          <b:Person>
            <b:Last>Kean Long Lim</b:Last>
            <b:First>Hossein</b:First>
            <b:Middle>Kazemian, Zahira Yaakob, Wan Ramli Wan Daud</b:Middle>
          </b:Person>
        </b:NameList>
      </b:Author>
    </b:Author>
    <b:Title>Solid-state Materials and Methods for Hydrogen Storage: A Critical Review</b:Title>
    <b:JournalName>Chemical Engineering Technology</b:JournalName>
    <b:Pages>213-226</b:Pages>
    <b:Volume>33</b:Volume>
    <b:DOI>10.1002/ceat.200900376</b:DOI>
    <b:Year>2010</b:Year>
    <b:RefOrder>142</b:RefOrder>
  </b:Source>
  <b:Source>
    <b:Tag>NAA16</b:Tag>
    <b:SourceType>JournalArticle</b:SourceType>
    <b:Guid>{7271649E-4E8D-4CA3-8CE6-C4465B6F46C3}</b:Guid>
    <b:Author>
      <b:Author>
        <b:NameList>
          <b:Person>
            <b:Last>N.A.A. Rusman</b:Last>
            <b:First>M.</b:First>
            <b:Middle>Dahari</b:Middle>
          </b:Person>
        </b:NameList>
      </b:Author>
    </b:Author>
    <b:Title>A review on the current progress of metal hydrides material for solid-state hydrogen storage applications</b:Title>
    <b:JournalName>International Journal of Hydrogen Energy</b:JournalName>
    <b:Year>2016</b:Year>
    <b:Pages>12108-12126</b:Pages>
    <b:Publisher>Elsevier</b:Publisher>
    <b:Volume>41</b:Volume>
    <b:Issue>28</b:Issue>
    <b:DOI>10.1016/j.ijhydene.2016.05.244</b:DOI>
    <b:RefOrder>143</b:RefOrder>
  </b:Source>
  <b:Source>
    <b:Tag>Züt03</b:Tag>
    <b:SourceType>JournalArticle</b:SourceType>
    <b:Guid>{FAC0D455-0AE7-4B43-8A9F-0BFD76DA8072}</b:Guid>
    <b:Author>
      <b:Author>
        <b:NameList>
          <b:Person>
            <b:Last>Züttel</b:Last>
            <b:First>Andreas</b:First>
          </b:Person>
        </b:NameList>
      </b:Author>
    </b:Author>
    <b:Title>Materials for hydrogen storage</b:Title>
    <b:JournalName>Materials Today</b:JournalName>
    <b:Year>2003</b:Year>
    <b:Pages>24-33</b:Pages>
    <b:Volume>6</b:Volume>
    <b:Issue>9</b:Issue>
    <b:DOI>10.1016/S1369-7021(03)00922-2</b:DOI>
    <b:RefOrder>144</b:RefOrder>
  </b:Source>
  <b:Source>
    <b:Tag>Bil07</b:Tag>
    <b:SourceType>JournalArticle</b:SourceType>
    <b:Guid>{3B8BCAC7-98A3-4469-A700-E488F57A4204}</b:Guid>
    <b:Author>
      <b:Author>
        <b:NameList>
          <b:Person>
            <b:Last>Billur Sakintuna</b:Last>
            <b:First>Farida</b:First>
            <b:Middle>Lamari-Darkrim, Michael Hirscher</b:Middle>
          </b:Person>
        </b:NameList>
      </b:Author>
    </b:Author>
    <b:Title>Metal hydride materials for solid hydrogen storage: A review</b:Title>
    <b:JournalName>International Journal of Hydrogen Energy</b:JournalName>
    <b:Year>2007</b:Year>
    <b:Pages> 1121-1140</b:Pages>
    <b:Publisher>Elsevier</b:Publisher>
    <b:Volume>32</b:Volume>
    <b:Issue>9</b:Issue>
    <b:DOI>10.1016/j.ijhydene.2006.11.022</b:DOI>
    <b:RefOrder>145</b:RefOrder>
  </b:Source>
  <b:Source>
    <b:Tag>Luc20</b:Tag>
    <b:SourceType>JournalArticle</b:SourceType>
    <b:Guid>{2BAE14A2-AD53-497E-9FBB-DF7D4E3F8223}</b:Guid>
    <b:Author>
      <b:Author>
        <b:NameList>
          <b:Person>
            <b:Last>Lucas Faccioni Chanchetti</b:Last>
            <b:First>Daniel</b:First>
            <b:Middle>Rodrigo Leiva, Leandro Innocentini Lopes de Faria, Tomaz Toshimi Ishikawa</b:Middle>
          </b:Person>
        </b:NameList>
      </b:Author>
    </b:Author>
    <b:Title>A scientometric review of research in hydrogen storage materials</b:Title>
    <b:JournalName>International Journal of Hydrogen Energy</b:JournalName>
    <b:Year>2020</b:Year>
    <b:Pages>5356-5366</b:Pages>
    <b:Publisher>Elsevier</b:Publisher>
    <b:Volume>45</b:Volume>
    <b:Issue>8</b:Issue>
    <b:DOI>10.1016/j.ijhydene.2019.06.093</b:DOI>
    <b:RefOrder>146</b:RefOrder>
  </b:Source>
  <b:Source>
    <b:Tag>Heu01</b:Tag>
    <b:SourceType>ConferenceProceedings</b:SourceType>
    <b:Guid>{80C6E243-B2DE-4AAD-A026-EF90E49591EB}</b:Guid>
    <b:Title>Separation using encapsulated metal hydride</b:Title>
    <b:Year>2001</b:Year>
    <b:Pages>1-7</b:Pages>
    <b:Author>
      <b:Author>
        <b:NameList>
          <b:Person>
            <b:Last>Heung</b:Last>
            <b:First>L.</b:First>
            <b:Middle>K.</b:Middle>
          </b:Person>
        </b:NameList>
      </b:Author>
    </b:Author>
    <b:ConferenceName>DOE Hydrogen Program Review</b:ConferenceName>
    <b:YearAccessed>2023</b:YearAccessed>
    <b:MonthAccessed>Mayis</b:MonthAccessed>
    <b:DayAccessed>25</b:DayAccessed>
    <b:URL>https://citeseerx.ist.psu.edu/document?repid=rep1&amp;type=pdf&amp;doi=ca319429346a342fb80d8d9316516bbc7d81503e</b:URL>
    <b:RefOrder>141</b:RefOrder>
  </b:Source>
  <b:Source>
    <b:Tag>Heu02</b:Tag>
    <b:SourceType>ConferenceProceedings</b:SourceType>
    <b:Guid>{18EFDBC1-124A-46A1-9AAE-3DCED59F7007}</b:Guid>
    <b:Author>
      <b:Author>
        <b:NameList>
          <b:Person>
            <b:Last>Heung</b:Last>
            <b:First>L.</b:First>
            <b:Middle>Kit</b:Middle>
          </b:Person>
        </b:NameList>
      </b:Author>
    </b:Author>
    <b:Title>Separation Membrane Development (Separation Using Encapsulated Metal Hydride)</b:Title>
    <b:Pages>1-8</b:Pages>
    <b:Year>2002</b:Year>
    <b:ConferenceName>U.S. DOE Hydrogen Program Review</b:ConferenceName>
    <b:YearAccessed>2023</b:YearAccessed>
    <b:MonthAccessed>Mayis</b:MonthAccessed>
    <b:DayAccessed>25</b:DayAccessed>
    <b:URL>https://www.nrel.gov/docs/fy02osti/32405a32.pdf</b:URL>
    <b:RefOrder>148</b:RefOrder>
  </b:Source>
  <b:Source>
    <b:Tag>Xuy14</b:Tag>
    <b:SourceType>JournalArticle</b:SourceType>
    <b:Guid>{7DA83C4E-605B-493F-90A9-0E5CEFCECDAB}</b:Guid>
    <b:Author>
      <b:Author>
        <b:NameList>
          <b:Person>
            <b:Last>Xuyang Chen</b:Last>
            <b:First>Lingxiao</b:First>
            <b:Middle>Wei, Lan Deng, Fusheng Yang, Zaoxiao Zhang</b:Middle>
          </b:Person>
        </b:NameList>
      </b:Author>
    </b:Author>
    <b:Title>A review on the metal hydride based hydrogen purification and separation technology</b:Title>
    <b:Pages>3027-3036</b:Pages>
    <b:Year>2014</b:Year>
    <b:Publisher> Trans Tech Publications</b:Publisher>
    <b:JournalName>Applied Mechanics and Materials</b:JournalName>
    <b:DOI>10.4028/www.scientific.net/amm.448-453.3027</b:DOI>
    <b:RefOrder>147</b:RefOrder>
  </b:Source>
  <b:Source>
    <b:Tag>Jeo21</b:Tag>
    <b:SourceType>JournalArticle</b:SourceType>
    <b:Guid>{313C4362-A51C-4918-951C-8E4BE7535432}</b:Guid>
    <b:Author>
      <b:Author>
        <b:NameList>
          <b:Person>
            <b:Last>Jeongdong Kim</b:Last>
            <b:First>Jinwoo</b:First>
            <b:Middle>Park, Meng Qi, Inkyu Lee, Il Moon</b:Middle>
          </b:Person>
        </b:NameList>
      </b:Author>
    </b:Author>
    <b:Title>Process integration of an autothermal reforming hydrogen production system with cryogenic air separation and carbon dioxide capture using liquefied natural gas cold energy</b:Title>
    <b:JournalName>Industrial Engineering Chemistry Research</b:JournalName>
    <b:Year>2021</b:Year>
    <b:Pages>7257–7274</b:Pages>
    <b:Publisher>ACS Publications</b:Publisher>
    <b:Volume>60</b:Volume>
    <b:DOI>10.1021/acs.iecr.0c06265</b:DOI>
    <b:RefOrder>163</b:RefOrder>
  </b:Source>
  <b:Source>
    <b:Tag>Mar211</b:Tag>
    <b:SourceType>JournalArticle</b:SourceType>
    <b:Guid>{9FDFD21C-2629-4BA9-BB71-A035B2701418}</b:Guid>
    <b:Author>
      <b:Author>
        <b:NameList>
          <b:Person>
            <b:Last>Margot A. Llosa Tanco</b:Last>
            <b:First>Jose</b:First>
            <b:Middle>A. Medrano, Valentina Cechetto, Fausto Gallucci, David A. Pacheco Tanaka</b:Middle>
          </b:Person>
        </b:NameList>
      </b:Author>
    </b:Author>
    <b:Title>Hydrogen permeation studies of composite supported alumina-carbon molecular sieves membranes: separation of diluted hydrogen from mixtures with methane</b:Title>
    <b:JournalName>International Journal of Hydrogen Energy</b:JournalName>
    <b:Year>2021</b:Year>
    <b:Pages>19758-19767</b:Pages>
    <b:Publisher>Elsevier</b:Publisher>
    <b:Volume>46</b:Volume>
    <b:DOI>10.1016/j.ijhydene.2020.05.088</b:DOI>
    <b:RefOrder>164</b:RefOrder>
  </b:Source>
  <b:Source>
    <b:Tag>DDu16</b:Tag>
    <b:SourceType>JournalArticle</b:SourceType>
    <b:Guid>{8567A2F4-89C8-422B-BD66-9850613CA303}</b:Guid>
    <b:Author>
      <b:Author>
        <b:NameList>
          <b:Person>
            <b:Last>D. Dunikov</b:Last>
            <b:First>V.</b:First>
            <b:Middle>Borzenko , D. Blinov, A. Kazakov, C.-Y. Lin, S.-Y. Wu, C.-Y. Chu</b:Middle>
          </b:Person>
        </b:NameList>
      </b:Author>
    </b:Author>
    <b:Title>Biohydrogen purification using metal hydride technologies</b:Title>
    <b:JournalName>International Journal of Hydrogen Energy</b:JournalName>
    <b:Year>2016</b:Year>
    <b:Pages>21787-21794</b:Pages>
    <b:Publisher>Elsevier</b:Publisher>
    <b:Volume>41</b:Volume>
    <b:DOI>10.1016/j.ijhydene.2016.08.190</b:DOI>
    <b:RefOrder>165</b:RefOrder>
  </b:Source>
  <b:Source>
    <b:Tag>Sho18</b:Tag>
    <b:SourceType>JournalArticle</b:SourceType>
    <b:Guid>{A4534938-8031-4807-80C4-F93CCD371EE2}</b:Guid>
    <b:Author>
      <b:Author>
        <b:NameList>
          <b:Person>
            <b:Last>Shohei Kuroda</b:Last>
            <b:First>Taira</b:First>
            <b:Middle>Nagaishi , Mitsuo Kameyama, Kenji Koido, Yuna Seo, Kiyoshi Dowaki</b:Middle>
          </b:Person>
        </b:NameList>
      </b:Author>
    </b:Author>
    <b:Title>Hydroxyl aluminium silicate clay for biohydrogen purification by pressure swing adsorption: physical properties, adsorption isotherm, multicomponent breakthrough curve modelling, and cycle simulation</b:Title>
    <b:JournalName>International Journal of Hydrogen Energy</b:JournalName>
    <b:Year>2018</b:Year>
    <b:Pages>16573-16588</b:Pages>
    <b:Publisher>Elsevier</b:Publisher>
    <b:Volume>43</b:Volume>
    <b:DOI>10.1016/j.ijhydene.2018.07.065</b:DOI>
    <b:RefOrder>166</b:RefOrder>
  </b:Source>
  <b:Source>
    <b:Tag>Yor20</b:Tag>
    <b:SourceType>JournalArticle</b:SourceType>
    <b:Guid>{1611EC88-D5F6-42F4-8903-F1B4E425B6F9}</b:Guid>
    <b:Author>
      <b:Author>
        <b:NameList>
          <b:Person>
            <b:Last>Yorick Ligen</b:Last>
            <b:First>Heron</b:First>
            <b:Middle>Vrubel, Hubert Girault,</b:Middle>
          </b:Person>
        </b:NameList>
      </b:Author>
    </b:Author>
    <b:Title>Energy efficient hydrogen drying and purification for fuel cell vehicles</b:Title>
    <b:JournalName>International Journal of Hydrogen Energy</b:JournalName>
    <b:Year>2020</b:Year>
    <b:Pages>10639-10647</b:Pages>
    <b:Publisher>Elsevier</b:Publisher>
    <b:Volume>45</b:Volume>
    <b:DOI>10.1016/j.ijhydene.2020.02.035</b:DOI>
    <b:RefOrder>167</b:RefOrder>
  </b:Source>
  <b:Source>
    <b:Tag>Geo20</b:Tag>
    <b:SourceType>JournalArticle</b:SourceType>
    <b:Guid>{B4219408-09AA-469D-97D9-446BD47AED03}</b:Guid>
    <b:Author>
      <b:Author>
        <b:NameList>
          <b:Person>
            <b:Last>Geo Jong Kim</b:Last>
            <b:First>Jung</b:First>
            <b:Middle>Hun Shin, Sung Chang Hong</b:Middle>
          </b:Person>
        </b:NameList>
      </b:Author>
    </b:Author>
    <b:Title>Study on the role of Pt and Pd in Pt–Pd/TiO2 bimetallic catalyst for H2 oxidation at room temperature</b:Title>
    <b:JournalName>International Journal of Hydrogen Energy</b:JournalName>
    <b:Year>2020</b:Year>
    <b:Pages>17276-17286</b:Pages>
    <b:Publisher>Elsevier</b:Publisher>
    <b:Volume>45</b:Volume>
    <b:DOI>10.1016/j.ijhydene.2020.03.062</b:DOI>
    <b:RefOrder>168</b:RefOrder>
  </b:Source>
  <b:Source>
    <b:Tag>ByG11</b:Tag>
    <b:SourceType>JournalArticle</b:SourceType>
    <b:Guid>{4FD5018E-ABB8-4AEA-AA2D-7D87DF4C0831}</b:Guid>
    <b:Author>
      <b:Author>
        <b:NameList>
          <b:Person>
            <b:Last>By Gennady S. Burkhanov</b:Last>
            <b:First>Nelli</b:First>
            <b:Middle>B. Gorina, Natalia B. Kolchugina, Nataliya R. Roshan</b:Middle>
          </b:Person>
        </b:NameList>
      </b:Author>
    </b:Author>
    <b:Title>Palladium-Based Alloy Membranes for Separation of High Purity Hydrogen from Hydrogen-Containing Gas Mixtures</b:Title>
    <b:JournalName>Platinum Metals Review</b:JournalName>
    <b:Year>2011</b:Year>
    <b:Pages>3-12</b:Pages>
    <b:Publisher>Johnson Matthey</b:Publisher>
    <b:Volume>55</b:Volume>
    <b:DOI>10.1595/147106711X540346 </b:DOI>
    <b:RefOrder>169</b:RefOrder>
  </b:Source>
  <b:Source>
    <b:Tag>Chu19</b:Tag>
    <b:SourceType>JournalArticle</b:SourceType>
    <b:Guid>{16AC06D8-4DFB-4A56-BBFC-5095C7BBEF06}</b:Guid>
    <b:Author>
      <b:Author>
        <b:NameList>
          <b:Person>
            <b:Last>Chunfeng Song</b:Last>
            <b:First>Qingling</b:First>
            <b:Middle>Liu, Shuai Deng</b:Middle>
          </b:Person>
        </b:NameList>
      </b:Author>
    </b:Author>
    <b:Title>Cryogenic-based CO2 capture technologies: State-of-the-art developments and current challenges</b:Title>
    <b:JournalName>Renewable and Sustainable Energy Reviews</b:JournalName>
    <b:Year>2019</b:Year>
    <b:Pages>265-278</b:Pages>
    <b:Publisher>Elsevier</b:Publisher>
    <b:Volume>101</b:Volume>
    <b:DOI>10.1016/j.rser.2018.11.018</b:DOI>
    <b:RefOrder>149</b:RefOrder>
  </b:Source>
  <b:Source>
    <b:Tag>Tae22</b:Tag>
    <b:SourceType>JournalArticle</b:SourceType>
    <b:Guid>{01A5E994-E4D7-4B6D-ACD4-CC2B721F6105}</b:Guid>
    <b:Author>
      <b:Author>
        <b:NameList>
          <b:Person>
            <b:Last>Taejun Kim</b:Last>
            <b:First>Youjung</b:First>
            <b:Middle>Song, Jeongmee Kang, Seok Ki Kim, Sungtak Kim</b:Middle>
          </b:Person>
        </b:NameList>
      </b:Author>
    </b:Author>
    <b:Title>A review of recent advances in hydrogen purification for selective removal of oxygen: Deoxo catalysts and reactor systems</b:Title>
    <b:JournalName>International Journal of Hydrogen Energy</b:JournalName>
    <b:Year>2022</b:Year>
    <b:Pages>24817-24834</b:Pages>
    <b:Publisher>Elsevier</b:Publisher>
    <b:Volume>47</b:Volume>
    <b:Issue>59</b:Issue>
    <b:DOI>10.1016/j.ijhydene.2022.05.221</b:DOI>
    <b:RefOrder>153</b:RefOrder>
  </b:Source>
  <b:Source>
    <b:Tag>Maj21</b:Tag>
    <b:SourceType>JournalArticle</b:SourceType>
    <b:Guid>{95D1A301-5836-48CB-8F0A-1F0D84B81227}</b:Guid>
    <b:Author>
      <b:Author>
        <b:NameList>
          <b:Person>
            <b:Last>Majid Aasadnia</b:Last>
            <b:First>Mehdi</b:First>
            <b:Middle>Mehrpooya, Bahram Ghorbani</b:Middle>
          </b:Person>
        </b:NameList>
      </b:Author>
    </b:Author>
    <b:Title>A novel integrated structure for hydrogen purification using the cryogenic method</b:Title>
    <b:JournalName>Journal of Cleaner Production</b:JournalName>
    <b:Year>2021</b:Year>
    <b:Pages>123872</b:Pages>
    <b:Publisher>Elsevier</b:Publisher>
    <b:Volume>278</b:Volume>
    <b:DOI>10.1016/j.jclepro.2020.123872</b:DOI>
    <b:RefOrder>154</b:RefOrder>
  </b:Source>
  <b:Source>
    <b:Tag>Rak03</b:Tag>
    <b:SourceType>Book</b:SourceType>
    <b:Guid>{BF9AD3B7-FD4F-410B-9591-CB1760742866}</b:Guid>
    <b:Author>
      <b:Author>
        <b:NameList>
          <b:Person>
            <b:Last>Rakesh Agrawal</b:Last>
            <b:First>D.</b:First>
            <b:Middle>Michael Herron, Howard C. Rowles, Glenn E. Kinard</b:Middle>
          </b:Person>
        </b:NameList>
      </b:Author>
    </b:Author>
    <b:Title>Cryogenic Technology</b:Title>
    <b:Year>2003</b:Year>
    <b:Publisher>Kirk-Othmer Encyclopedia of Chemical Technology</b:Publisher>
    <b:DOI>10.1002/0471238961.0318251501071801.a01.pub2</b:DOI>
    <b:BookTitle>Kirk-Othmer Encyclopedia of Chemical Technology</b:BookTitle>
    <b:RefOrder>150</b:RefOrder>
  </b:Source>
  <b:Source>
    <b:Tag>Lea211</b:Tag>
    <b:SourceType>JournalArticle</b:SourceType>
    <b:Guid>{277590E4-ABBE-4927-B9F8-89C163B25D8F}</b:Guid>
    <b:Title>Hydrogen Separation and Purification from Various Gas Mixtures by Means of Electrochemical Membrane Technology in the Temperature Range 100–160 °C</b:Title>
    <b:Year>2021</b:Year>
    <b:Author>
      <b:Author>
        <b:NameList>
          <b:Person>
            <b:Last>Leandri Vermaak</b:Last>
            <b:First>Hein</b:First>
            <b:Middle>Neomagus, Dmitri Bessarabov</b:Middle>
          </b:Person>
        </b:NameList>
      </b:Author>
    </b:Author>
    <b:JournalName>Membranes</b:JournalName>
    <b:Volume>11</b:Volume>
    <b:DOI>10.3390/membranes11040282</b:DOI>
    <b:RefOrder>152</b:RefOrder>
  </b:Source>
  <b:Source>
    <b:Tag>Ahm23</b:Tag>
    <b:SourceType>JournalArticle</b:SourceType>
    <b:Guid>{7561AD6F-ABD3-486E-AD22-31D9D06E56BC}</b:Guid>
    <b:Author>
      <b:Author>
        <b:NameList>
          <b:Person>
            <b:Last>Ahmad Naquash</b:Last>
            <b:First>Muhammad</b:First>
            <b:Middle>Abdul Qyyum, Yus Donald Chaniago, Amjad Riaz, Fatma Yehia, Hankwon Lim, Moonyong Lee</b:Middle>
          </b:Person>
        </b:NameList>
      </b:Author>
    </b:Author>
    <b:Title>Separation and purification of syngas-derived hydrogen: A comparative evaluation of membrane- and cryogenic-assisted approaches</b:Title>
    <b:JournalName>Chemosphere</b:JournalName>
    <b:Year>2023</b:Year>
    <b:Pages>137420</b:Pages>
    <b:Publisher>Elsevier</b:Publisher>
    <b:Volume>313</b:Volume>
    <b:DOI>10.1016/j.chemosphere.2022.137420</b:DOI>
    <b:RefOrder>151</b:RefOrder>
  </b:Source>
  <b:Source>
    <b:Tag>Meh171</b:Tag>
    <b:SourceType>JournalArticle</b:SourceType>
    <b:Guid>{E952945E-6F67-4EC6-9248-923038E263A7}</b:Guid>
    <b:Author>
      <b:Author>
        <b:NameList>
          <b:Person>
            <b:Last>Mehran Moazeni Targhi</b:Last>
            <b:First>Pooyan</b:First>
            <b:Middle>Shams, Mohammadreza Malek</b:Middle>
          </b:Person>
        </b:NameList>
      </b:Author>
    </b:Author>
    <b:Title>Simulation, Sensitivity Analysis and Introducing New Valid Process Cases in Air Separation Units</b:Title>
    <b:JournalName>IOSR Journal of Applied Chemistry</b:JournalName>
    <b:Year>2017</b:Year>
    <b:Pages>45-60</b:Pages>
    <b:DOI>10.9790/5736-1009024560</b:DOI>
    <b:RefOrder>155</b:RefOrder>
  </b:Source>
  <b:Source>
    <b:Tag>Lak</b:Tag>
    <b:SourceType>JournalArticle</b:SourceType>
    <b:Guid>{7D02DC14-DEDC-4620-BE31-385EB5719438}</b:Guid>
    <b:Author>
      <b:Author>
        <b:NameList>
          <b:Person>
            <b:Last>Lakshminarayana Kudinalli Gopalakrishna Bhatta</b:Last>
            <b:First>Seetharamu</b:First>
            <b:Middle>Subramanyam, Madhusoodana D. Chengala, Sharon Olivera, Krishna Venkatesh</b:Middle>
          </b:Person>
        </b:NameList>
      </b:Author>
    </b:Author>
    <b:Title>Progress in hydrotalcite like compounds and metal-based oxides for CO2 capture: a review</b:Title>
    <b:JournalName>Journal of Cleaner Production</b:JournalName>
    <b:Year>2015</b:Year>
    <b:Pages>171-196</b:Pages>
    <b:Publisher>Elsevier</b:Publisher>
    <b:Volume>103</b:Volume>
    <b:DOI>10.1016/j.jclepro.2014.12.059</b:DOI>
    <b:RefOrder>156</b:RefOrder>
  </b:Source>
  <b:Source>
    <b:Tag>Cor17</b:Tag>
    <b:SourceType>JournalArticle</b:SourceType>
    <b:Guid>{218073BE-DF90-411A-8813-18BEB4E84D74}</b:Guid>
    <b:Author>
      <b:Author>
        <b:NameList>
          <b:Person>
            <b:Last>Cormos</b:Last>
            <b:First>C.-C.</b:First>
          </b:Person>
        </b:NameList>
      </b:Author>
    </b:Author>
    <b:Title>IGCC With Carbon Capture and Storage</b:Title>
    <b:JournalName>Encyclopedia of Sustainable Technologies</b:JournalName>
    <b:Year>2017</b:Year>
    <b:Pages>327-338</b:Pages>
    <b:Publisher>Elsevier</b:Publisher>
    <b:DOI>10.1016/B978-0-12-409548-9.10139-3</b:DOI>
    <b:RefOrder>158</b:RefOrder>
  </b:Source>
  <b:Source>
    <b:Tag>Ana14</b:Tag>
    <b:SourceType>JournalArticle</b:SourceType>
    <b:Guid>{613AC7ED-C78A-4D44-9D9A-BD741EC50C2C}</b:Guid>
    <b:Author>
      <b:Author>
        <b:NameList>
          <b:Person>
            <b:Last>Ana-Maria Cormos</b:Last>
            <b:First>Abel</b:First>
            <b:Middle>Simon</b:Middle>
          </b:Person>
        </b:NameList>
      </b:Author>
    </b:Author>
    <b:Title>Dynamic Modeling and Validation of Post-combustion Calcium-looping Process</b:Title>
    <b:JournalName>Computer Aided Chemical Engineering</b:JournalName>
    <b:Year>2014</b:Year>
    <b:Pages>1645-1650</b:Pages>
    <b:Publisher>Elsevier</b:Publisher>
    <b:Volume>33</b:Volume>
    <b:DOI>10.1016/B978-0-444-63455-9.50109-4</b:DOI>
    <b:RefOrder>157</b:RefOrder>
  </b:Source>
  <b:Source>
    <b:Tag>Ger18</b:Tag>
    <b:SourceType>BookSection</b:SourceType>
    <b:Guid>{6EF07765-421E-45D3-8AC7-6BB67222BD64}</b:Guid>
    <b:Author>
      <b:Author>
        <b:NameList>
          <b:Person>
            <b:Last>Gernot Voitic</b:Last>
            <b:First>Birgit</b:First>
            <b:Middle>Pichler, Angelo Basile, Adolfo Iulianelli, Karin Malli, Sebastian Bock, Viktor Hacker</b:Middle>
          </b:Person>
        </b:NameList>
      </b:Author>
    </b:Author>
    <b:Title>Chapter 10 - Hydrogen Production</b:Title>
    <b:Year>2018</b:Year>
    <b:Pages>215-241</b:Pages>
    <b:BookTitle>Fuel Cells and Hydrogen From Fundamentals to Applied Research</b:BookTitle>
    <b:Publisher>Elsevier</b:Publisher>
    <b:DOI>10.1016/B978-0-12-811459-9.00010-4</b:DOI>
    <b:RefOrder>159</b:RefOrder>
  </b:Source>
  <b:Source>
    <b:Tag>Ger16</b:Tag>
    <b:SourceType>JournalArticle</b:SourceType>
    <b:Guid>{23F6F3A0-6CA9-4F1A-9250-324E412716D2}</b:Guid>
    <b:Title>High purity pressurised hydrogen production from syngas by the steam-iron process</b:Title>
    <b:Year>2016</b:Year>
    <b:Pages>53533-53541 </b:Pages>
    <b:Author>
      <b:Author>
        <b:NameList>
          <b:Person>
            <b:Last>Gernot Voitic</b:Last>
            <b:First>Stephan</b:First>
            <b:Middle>Nestl, Karin Malli, Julian Wagner, Brigitte Bitschnau, Franz-Andreas Mautner, Viktor Hacker</b:Middle>
          </b:Person>
        </b:NameList>
      </b:Author>
    </b:Author>
    <b:JournalName>RSC Advances</b:JournalName>
    <b:Issue>58</b:Issue>
    <b:DOI>10.1039/C6RA06134F</b:DOI>
    <b:RefOrder>160</b:RefOrder>
  </b:Source>
  <b:Source>
    <b:Tag>con07</b:Tag>
    <b:SourceType>JournalArticle</b:SourceType>
    <b:Guid>{04E4DA2D-8C91-49E5-A89B-50A1B8D74FD1}</b:Guid>
    <b:Author>
      <b:Author>
        <b:NameList>
          <b:Person>
            <b:Last>Hiroshige Matsumoto</b:Last>
            <b:First>Sachio</b:First>
            <b:Middle>Okada, Shinichi Hashimoto, Kazuya Sasaki, Reiri Yamamoto, Makiko Enoki, Tatsumi Ishihara</b:Middle>
          </b:Person>
        </b:NameList>
      </b:Author>
    </b:Author>
    <b:Title>Hydrogen separation from syngas using high-temperature proton</b:Title>
    <b:JournalName>Ionics</b:JournalName>
    <b:Year>2007</b:Year>
    <b:Pages>93-99</b:Pages>
    <b:Publisher>Springer</b:Publisher>
    <b:Volume>13</b:Volume>
    <b:DOI>10.1007/s11581-007-0080-4</b:DOI>
    <b:RefOrder>173</b:RefOrder>
  </b:Source>
  <b:Source>
    <b:Tag>You17</b:Tag>
    <b:SourceType>JournalArticle</b:SourceType>
    <b:Guid>{BCDC080D-7B7D-44D7-A86F-4216D7D72E3F}</b:Guid>
    <b:Author>
      <b:Author>
        <b:NameList>
          <b:Person>
            <b:Last>Yousef Alqaheem</b:Last>
            <b:First>Abdulaziz</b:First>
            <b:Middle>Alomair, Mari Vinoba, Andrés Pérez</b:Middle>
          </b:Person>
        </b:NameList>
      </b:Author>
    </b:Author>
    <b:Title>Polymeric Gas-Separation Membranes for Petroleum Refining</b:Title>
    <b:JournalName>International Journal of Polymer Science</b:JournalName>
    <b:Year>2017</b:Year>
    <b:Pages>1-19</b:Pages>
    <b:Publisher>Hindawi</b:Publisher>
    <b:DOI>10.1155/2017/4250927</b:DOI>
    <b:RefOrder>161</b:RefOrder>
  </b:Source>
  <b:Source>
    <b:Tag>Han22</b:Tag>
    <b:SourceType>JournalArticle</b:SourceType>
    <b:Guid>{00CB4908-7508-4275-BF6D-F8D7F151997C}</b:Guid>
    <b:Author>
      <b:Author>
        <b:NameList>
          <b:Person>
            <b:Last>Hanhan Chen</b:Last>
            <b:First>Claudia</b:First>
            <b:Middle>Li, Lu Liu, Bo Meng, Naitao Yang, Jaka Sunarso, Lihong Liu, Shaomin Liu, Xiaobin Wang</b:Middle>
          </b:Person>
        </b:NameList>
      </b:Author>
    </b:Author>
    <b:Title>ZIF-67 membranes supported on porous ZnO hollow fibers for hydrogen separation from gas mixtures</b:Title>
    <b:JournalName>Journal of Membrane Science</b:JournalName>
    <b:Year>2022</b:Year>
    <b:Pages>120550</b:Pages>
    <b:Publisher>Elsevier</b:Publisher>
    <b:DOI>10.1016/j.memsci.2022.120550</b:DOI>
    <b:RefOrder>170</b:RefOrder>
  </b:Source>
  <b:Source>
    <b:Tag>Nes19</b:Tag>
    <b:SourceType>JournalArticle</b:SourceType>
    <b:Guid>{E0A9EB68-B0CA-4B26-ABB2-A52D558C7ADC}</b:Guid>
    <b:Author>
      <b:Author>
        <b:NameList>
          <b:Person>
            <b:Last>Nesrin Dursun</b:Last>
            <b:First>Hakki</b:First>
            <b:Middle>Gulsen</b:Middle>
          </b:Person>
        </b:NameList>
      </b:Author>
    </b:Author>
    <b:Title>Biyohidrojen Üretim Yöntemleri ve Biyohidrojen Üretiminde Biyoreaktörlerin Kullanımı</b:Title>
    <b:JournalName>Journal of the Institute of Science and Technology</b:JournalName>
    <b:Year>2019</b:Year>
    <b:Pages>66-75</b:Pages>
    <b:Publisher>Dergipak</b:Publisher>
    <b:DOI> 10.21597/jist.418445 </b:DOI>
    <b:RefOrder>171</b:RefOrder>
  </b:Source>
  <b:Source>
    <b:Tag>Tür23</b:Tag>
    <b:SourceType>InternetSite</b:SourceType>
    <b:Guid>{5B084894-CAC1-4367-ADA1-1F3259EBAD75}</b:Guid>
    <b:Title>Türkiye Ulusal Enerji Planı</b:Title>
    <b:InternetSiteTitle>T.C. Enerji ve Tabii Kaynaklar Bakanlığı</b:InternetSiteTitle>
    <b:URL>https://enerji.gov.tr//Media/Dizin/EIGM/tr/Raporlar/TÜEP/T%C3%BCrkiye_Ulusal_Enerji_Plan%C4%B1.pdf </b:URL>
    <b:YearAccessed>2023</b:YearAccessed>
    <b:MonthAccessed>Subat</b:MonthAccessed>
    <b:DayAccessed>20</b:DayAccessed>
    <b:Author>
      <b:Author>
        <b:NameList>
          <b:Person>
            <b:Last>Bakanlığı</b:Last>
            <b:First>T.C.</b:First>
            <b:Middle>Enerji ve Tabii Kaynaklar</b:Middle>
          </b:Person>
        </b:NameList>
      </b:Author>
    </b:Author>
    <b:Year>2023</b:Year>
    <b:RefOrder>4</b:RefOrder>
  </b:Source>
  <b:Source>
    <b:Tag>TCE23</b:Tag>
    <b:SourceType>InternetSite</b:SourceType>
    <b:Guid>{B3119DD0-4977-4BE8-B915-1346C95C2266}</b:Guid>
    <b:Author>
      <b:Author>
        <b:NameList>
          <b:Person>
            <b:Last>Bakanlığı</b:Last>
            <b:First>T.C.</b:First>
            <b:Middle>Enerji ve Tabii Kaynaklar</b:Middle>
          </b:Person>
        </b:NameList>
      </b:Author>
    </b:Author>
    <b:Title>Türkiye Hidrojen Teknolojileri Stratejisi ve Yol Haritası</b:Title>
    <b:InternetSiteTitle>T.C. Enerji ve Tabii Kaynaklar Bakanlığı</b:InternetSiteTitle>
    <b:Year>2023</b:Year>
    <b:URL>https://enerji.gov.tr/Media/Dizin/SGB/tr/Kurumsal_Politikalar/HSP/ETKB_Hidrojen_Stratejik_Plan2023.pdf</b:URL>
    <b:YearAccessed>20</b:YearAccessed>
    <b:MonthAccessed>Subat</b:MonthAccessed>
    <b:DayAccessed>2023</b:DayAccessed>
    <b:RefOrder>5</b:RefOrder>
  </b:Source>
  <b:Source>
    <b:Tag>The23</b:Tag>
    <b:SourceType>InternetSite</b:SourceType>
    <b:Guid>{D83DF3CB-C846-4BDA-BF55-B692A6927943}</b:Guid>
    <b:Author>
      <b:Author>
        <b:NameList>
          <b:Person>
            <b:Last>solution</b:Last>
            <b:First>The</b:First>
            <b:Middle>natural gas</b:Middle>
          </b:Person>
        </b:NameList>
      </b:Author>
    </b:Author>
    <b:Title>What’s natural gas?</b:Title>
    <b:InternetSiteTitle>The natural gas solution</b:InternetSiteTitle>
    <b:Year>2023</b:Year>
    <b:URL>https://naturalgassolution.org/what-is-natural-gas/</b:URL>
    <b:YearAccessed>2023</b:YearAccessed>
    <b:MonthAccessed>Subat</b:MonthAccessed>
    <b:DayAccessed>27</b:DayAccessed>
    <b:RefOrder>179</b:RefOrder>
  </b:Source>
  <b:Source>
    <b:Tag>Mer18</b:Tag>
    <b:SourceType>JournalArticle</b:SourceType>
    <b:Guid>{92C0C9A8-8E27-422A-AE38-6E27E4FAE087}</b:Guid>
    <b:Author>
      <b:Author>
        <b:NameList>
          <b:Person>
            <b:Last>Meryem Gizem Sürer</b:Last>
            <b:First>Hüseyin</b:First>
            <b:Middle>Türan Arat</b:Middle>
          </b:Person>
        </b:NameList>
      </b:Author>
    </b:Author>
    <b:Title>State of art of hydrogen usage as a fuel on aviation</b:Title>
    <b:Year>2018</b:Year>
    <b:JournalName>European Mechanical Science</b:JournalName>
    <b:Pages>20-30</b:Pages>
    <b:Volume>2</b:Volume>
    <b:Issue>1</b:Issue>
    <b:DOI>10.26701/ems.364286</b:DOI>
    <b:RefOrder>180</b:RefOrder>
  </b:Source>
  <b:Source>
    <b:Tag>TSK21</b:Tag>
    <b:SourceType>InternetSite</b:SourceType>
    <b:Guid>{8F916EDB-67A5-48F8-9B2C-DFF35248463F}</b:Guid>
    <b:Title>Hidrojen Enerjisi Bilgilendirme Notu</b:Title>
    <b:Year>2021</b:Year>
    <b:Author>
      <b:Author>
        <b:NameList>
          <b:Person>
            <b:Last>TSKB</b:Last>
          </b:Person>
        </b:NameList>
      </b:Author>
    </b:Author>
    <b:InternetSiteTitle>TSKB (Türkiye Sınai Kalkınma Bankası)</b:InternetSiteTitle>
    <b:URL>https://www.tskb.com.tr/i/assets/document/pdf/Hidrojen%20Enerjisi%20Bilgilendirme%20Notu_120721.pdf</b:URL>
    <b:YearAccessed>2023</b:YearAccessed>
    <b:MonthAccessed>Subat</b:MonthAccessed>
    <b:DayAccessed>20</b:DayAccessed>
    <b:RefOrder>182</b:RefOrder>
  </b:Source>
  <b:Source>
    <b:Tag>Pra14</b:Tag>
    <b:SourceType>JournalArticle</b:SourceType>
    <b:Guid>{C7F17B03-81C6-466D-8A43-79E53E361C65}</b:Guid>
    <b:Title>Hydrogen production from steam gasification of biomass: Influence of process parameters on hydrogen yield – A review</b:Title>
    <b:Year>2014</b:Year>
    <b:Pages>570-579</b:Pages>
    <b:Author>
      <b:Author>
        <b:NameList>
          <b:Person>
            <b:Last>Prakash Parthasarathy</b:Last>
            <b:First>K.</b:First>
            <b:Middle>Sheeba Narayanan</b:Middle>
          </b:Person>
        </b:NameList>
      </b:Author>
    </b:Author>
    <b:JournalName>Renewable Energy</b:JournalName>
    <b:Volume>66</b:Volume>
    <b:DOI>10.1016/j.renene.2013.12.025</b:DOI>
    <b:RefOrder>183</b:RefOrder>
  </b:Source>
  <b:Source>
    <b:Tag>TÜI22</b:Tag>
    <b:SourceType>InternetSite</b:SourceType>
    <b:Guid>{71788F2B-E454-4001-8E14-B1323EC2C3FE}</b:Guid>
    <b:Title>Sera Gazı Emisyon İstatistikleri, 1990-2020</b:Title>
    <b:Year>2022</b:Year>
    <b:Author>
      <b:Author>
        <b:NameList>
          <b:Person>
            <b:Last>TÜIK</b:Last>
          </b:Person>
        </b:NameList>
      </b:Author>
    </b:Author>
    <b:InternetSiteTitle>Turkiye Istatistik Kurumlari</b:InternetSiteTitle>
    <b:Month>Mart</b:Month>
    <b:Day>30</b:Day>
    <b:URL>https://data.tuik.gov.tr/Bulten/Index?p=Sera-Gazi-Emisyon-Istatistikleri-1990-2020-45862</b:URL>
    <b:YearAccessed>2023</b:YearAccessed>
    <b:MonthAccessed>Subat</b:MonthAccessed>
    <b:DayAccessed>20</b:DayAccessed>
    <b:RefOrder>6</b:RefOrder>
  </b:Source>
  <b:Source>
    <b:Tag>Pav17</b:Tag>
    <b:SourceType>JournalArticle</b:SourceType>
    <b:Guid>{C31B1F76-C5AE-46EE-B374-E8DB855488FD}</b:Guid>
    <b:Author>
      <b:Author>
        <b:NameList>
          <b:Person>
            <b:Last>Pavlos Nikolaidis</b:Last>
            <b:First>Andreas</b:First>
            <b:Middle>Poullikkas</b:Middle>
          </b:Person>
        </b:NameList>
      </b:Author>
    </b:Author>
    <b:Title>A comparative overview of hydrogen production processes</b:Title>
    <b:JournalName>Renewable and Sustainable Energy Reviews</b:JournalName>
    <b:Year>2017</b:Year>
    <b:Pages>597-611</b:Pages>
    <b:Publisher>Elsevier</b:Publisher>
    <b:Volume>67</b:Volume>
    <b:DOI>10.1016/j.rser.2016.09.044</b:DOI>
    <b:RefOrder>172</b:RefOrder>
  </b:Source>
  <b:Source>
    <b:Tag>Jos22</b:Tag>
    <b:SourceType>InternetSite</b:SourceType>
    <b:Guid>{E57257FF-44B5-4082-96A8-4A4C52E352A2}</b:Guid>
    <b:Title>Hydrogen - Analysis</b:Title>
    <b:Year>2022</b:Year>
    <b:Author>
      <b:Author>
        <b:NameList>
          <b:Person>
            <b:Last>Jose M Bermudez</b:Last>
            <b:First>Stavroula</b:First>
            <b:Middle>Evangelopoulou, Francesco Pavan</b:Middle>
          </b:Person>
        </b:NameList>
      </b:Author>
    </b:Author>
    <b:InternetSiteTitle>IEA</b:InternetSiteTitle>
    <b:Month>Eylul</b:Month>
    <b:URL>https://www.iea.org/reports/</b:URL>
    <b:YearAccessed>2023</b:YearAccessed>
    <b:MonthAccessed>Haziran</b:MonthAccessed>
    <b:DayAccessed>14</b:DayAccessed>
    <b:RefOrder>174</b:RefOrder>
  </b:Source>
  <b:Source>
    <b:Tag>Fur20</b:Tag>
    <b:SourceType>JournalArticle</b:SourceType>
    <b:Guid>{A5BA1E38-1D14-4E57-A212-DF6755D9761A}</b:Guid>
    <b:Title>Hydrogen production for energy: An overview</b:Title>
    <b:Year>2020</b:Year>
    <b:Author>
      <b:Author>
        <b:NameList>
          <b:Person>
            <b:Last>Furat Dawood</b:Last>
            <b:First>Martin</b:First>
            <b:Middle>Anda, G.M. Shafiullah</b:Middle>
          </b:Person>
        </b:NameList>
      </b:Author>
    </b:Author>
    <b:JournalName>International Journal of Hydrogen Energy</b:JournalName>
    <b:Pages>3847-3869</b:Pages>
    <b:Publisher>Elsevier</b:Publisher>
    <b:Volume>45</b:Volume>
    <b:Issue>7</b:Issue>
    <b:DOI>10.1016/j.ijhydene.2019.12.059</b:DOI>
    <b:RefOrder>162</b:RefOrder>
  </b:Source>
  <b:Source>
    <b:Tag>Min21</b:Tag>
    <b:SourceType>JournalArticle</b:SourceType>
    <b:Guid>{B543A50C-A567-4E8E-B1BB-85C60FE72D2A}</b:Guid>
    <b:Author>
      <b:Author>
        <b:NameList>
          <b:Person>
            <b:Last>Minli Yu</b:Last>
            <b:First>Ke</b:First>
            <b:Middle>Wang, Harrie Vredenburg</b:Middle>
          </b:Person>
        </b:NameList>
      </b:Author>
    </b:Author>
    <b:Title>Insights into low-carbon hydrogen production methods: Green, blue and aqua hydrogen</b:Title>
    <b:JournalName>International Journal of Hydrogen Energy</b:JournalName>
    <b:Year>2021</b:Year>
    <b:Pages>21261-21273</b:Pages>
    <b:Publisher>Elsevier</b:Publisher>
    <b:Volume>46</b:Volume>
    <b:Issue>41</b:Issue>
    <b:DOI>10.1016/j.ijhydene.2021.04.016</b:DOI>
    <b:RefOrder>175</b:RefOrder>
  </b:Source>
  <b:Source>
    <b:Tag>Men21</b:Tag>
    <b:SourceType>JournalArticle</b:SourceType>
    <b:Guid>{4A0053BE-4675-46A0-97D1-54C62920F12C}</b:Guid>
    <b:Author>
      <b:Author>
        <b:NameList>
          <b:Person>
            <b:Last>Mengdi Ji</b:Last>
            <b:First>Jianlong</b:First>
            <b:Middle>Wang</b:Middle>
          </b:Person>
        </b:NameList>
      </b:Author>
    </b:Author>
    <b:Title>Review and comparison of various hydrogen production methods based on costs and life cycle impact assessment indicators</b:Title>
    <b:JournalName>International Journal of Hydrogen Energy</b:JournalName>
    <b:Year>2021</b:Year>
    <b:Pages>38612-38635</b:Pages>
    <b:Publisher>Elsevier</b:Publisher>
    <b:Volume>46</b:Volume>
    <b:Issue>78</b:Issue>
    <b:DOI>10.1016/j.ijhydene.2021.09.142</b:DOI>
    <b:RefOrder>177</b:RefOrder>
  </b:Source>
  <b:Source>
    <b:Tag>IEA19</b:Tag>
    <b:SourceType>InternetSite</b:SourceType>
    <b:Guid>{1F319560-7394-4080-A033-65F19667A9C7}</b:Guid>
    <b:Title>The Future of Hydrogen</b:Title>
    <b:Year>2019</b:Year>
    <b:Author>
      <b:Author>
        <b:NameList>
          <b:Person>
            <b:Last>IEA</b:Last>
          </b:Person>
        </b:NameList>
      </b:Author>
    </b:Author>
    <b:InternetSiteTitle>IEA</b:InternetSiteTitle>
    <b:Month>Haziran</b:Month>
    <b:URL>https://www.iea.org/reports/the-future-of-hydrogen</b:URL>
    <b:YearAccessed>2023</b:YearAccessed>
    <b:MonthAccessed>Haziran</b:MonthAccessed>
    <b:DayAccessed>14</b:DayAccessed>
    <b:RefOrder>178</b:RefOrder>
  </b:Source>
  <b:Source>
    <b:Tag>Ham16</b:Tag>
    <b:SourceType>JournalArticle</b:SourceType>
    <b:Guid>{4DBDD579-2784-4902-93B3-DFB9DD01341E}</b:Guid>
    <b:Title>Techno-economic Analysis of Hydrogen Production Using Biomass Gasification -A Small Scale Power Plant Study</b:Title>
    <b:Year>2016</b:Year>
    <b:Pages>806-813</b:Pages>
    <b:Author>
      <b:Author>
        <b:NameList>
          <b:Person>
            <b:Last>Hamedani Rajabi Sara</b:Last>
            <b:First>Bocci</b:First>
            <b:Middle>Enrico, Villarini Mauro, Di Carlo Andrea, Naso Vincenzo</b:Middle>
          </b:Person>
        </b:NameList>
      </b:Author>
    </b:Author>
    <b:JournalName>Energy Procedia</b:JournalName>
    <b:Publisher>Elsevier</b:Publisher>
    <b:Volume>101</b:Volume>
    <b:DOI>10.1016/j.egypro.2016.11.102</b:DOI>
    <b:RefOrder>181</b:RefOrder>
  </b:Source>
  <b:Source>
    <b:Tag>Mar16</b:Tag>
    <b:SourceType>JournalArticle</b:SourceType>
    <b:Guid>{927A4A04-6DFA-43ED-A3C2-A2410FEC08A5}</b:Guid>
    <b:Author>
      <b:Author>
        <b:NameList>
          <b:Person>
            <b:Last>Mari Voldsund</b:Last>
            <b:First>Kristin</b:First>
            <b:Middle>Jordal, Rahul Anantharaman</b:Middle>
          </b:Person>
        </b:NameList>
      </b:Author>
    </b:Author>
    <b:Title>Hydrogen production with CO2 capture</b:Title>
    <b:JournalName>International Journal of Hydrogen Energy</b:JournalName>
    <b:Year>2016</b:Year>
    <b:Pages>4969-4992</b:Pages>
    <b:Publisher>Elsevier</b:Publisher>
    <b:Volume>41</b:Volume>
    <b:Issue>9</b:Issue>
    <b:DOI>10.1016/j.ijhydene.2016.01.009</b:DOI>
    <b:RefOrder>184</b:RefOrder>
  </b:Source>
  <b:Source>
    <b:Tag>MTo09</b:Tag>
    <b:SourceType>JournalArticle</b:SourceType>
    <b:Guid>{CDC8BDD3-0D65-4787-89BE-7A10F8260E98}</b:Guid>
    <b:Author>
      <b:Author>
        <b:NameList>
          <b:Person>
            <b:Last>M. Tolga Balta</b:Last>
            <b:First>Ibrahim</b:First>
            <b:Middle>Dincer, Arif Hepbasli</b:Middle>
          </b:Person>
        </b:NameList>
      </b:Author>
    </b:Author>
    <b:Title>Thermodynamic assessment of geothermal energy use in hydrogen production</b:Title>
    <b:JournalName>International Journal of Hydrogen Energy</b:JournalName>
    <b:Year>2009</b:Year>
    <b:Pages>2925-2939</b:Pages>
    <b:Publisher>Elsevier</b:Publisher>
    <b:Volume>34</b:Volume>
    <b:Issue>7</b:Issue>
    <b:DOI>10.1016/j.ijhydene.2009.01.087</b:DOI>
    <b:RefOrder>185</b:RefOrder>
  </b:Source>
  <b:Source>
    <b:Tag>Tat17</b:Tag>
    <b:SourceType>JournalArticle</b:SourceType>
    <b:Guid>{421B63C6-92B3-4C75-B680-6F70D4181460}</b:Guid>
    <b:Author>
      <b:Author>
        <b:NameList>
          <b:Person>
            <b:Last>Tatiane da Silva Veras</b:Last>
            <b:First>Thiago</b:First>
            <b:Middle>Simonato Mozer, Danielle da Costa Rubim Messeder dos Santos, Aldara da Silva Cesar</b:Middle>
          </b:Person>
        </b:NameList>
      </b:Author>
    </b:Author>
    <b:Title>Hydrogen: Trends, production and characterization of the main process worldwide</b:Title>
    <b:JournalName>International Journal of Hydrogen Energy</b:JournalName>
    <b:Year>2017</b:Year>
    <b:Pages>2018-2033</b:Pages>
    <b:Publisher>Elsevier</b:Publisher>
    <b:Volume>42</b:Volume>
    <b:Issue>4</b:Issue>
    <b:DOI>10.1016/j.ijhydene.2016.08.219</b:DOI>
    <b:RefOrder>186</b:RefOrder>
  </b:Source>
  <b:Source>
    <b:Tag>UIz12</b:Tag>
    <b:SourceType>JournalArticle</b:SourceType>
    <b:Guid>{E2AEA4C1-BF21-4F5E-8A4F-3F66D43DC184}</b:Guid>
    <b:Author>
      <b:Author>
        <b:NameList>
          <b:Person>
            <b:Last>U. Izquierdo</b:Last>
            <b:First>V.L.</b:First>
            <b:Middle>Barrio, J.F. Cambra, J. Requies, M.B. Güemez, P.L. Arias, G. Kolb, R. Zapf, A.M. Gutiérrez, J.R. Arraibi</b:Middle>
          </b:Person>
        </b:NameList>
      </b:Author>
    </b:Author>
    <b:Title>Hydrogen production from methane and natural gas steam reforming in conventional and microreactor reaction systems</b:Title>
    <b:JournalName>International Journal of Hydrogen Energy</b:JournalName>
    <b:Year>2012</b:Year>
    <b:Pages>7026-7033</b:Pages>
    <b:Publisher>Elsevier</b:Publisher>
    <b:Volume>37</b:Volume>
    <b:Issue>8</b:Issue>
    <b:DOI>10.1016/j.ijhydene.2011.11.048</b:DOI>
    <b:RefOrder>188</b:RefOrder>
  </b:Source>
  <b:Source>
    <b:Tag>Jae17</b:Tag>
    <b:SourceType>JournalArticle</b:SourceType>
    <b:Guid>{AFB281E0-C3CA-4A88-A204-DF7F957A45C0}</b:Guid>
    <b:Author>
      <b:Author>
        <b:NameList>
          <b:Person>
            <b:Last>Jaekyeong Yoo</b:Last>
            <b:First>Seungwon</b:First>
            <b:Middle>Park, Ji Hwan Song, Sangbeom Yoo, In Kyu Song</b:Middle>
          </b:Person>
        </b:NameList>
      </b:Author>
    </b:Author>
    <b:Title>Hydrogen production by steam reforming of natural gas over butyric acid-assisted nickel/alumina catalyst</b:Title>
    <b:JournalName>International Journal of Hydrogen Energy</b:JournalName>
    <b:Year>2017</b:Year>
    <b:Pages>28377-28385</b:Pages>
    <b:Publisher>Elsevier</b:Publisher>
    <b:Volume>42</b:Volume>
    <b:Issue>47</b:Issue>
    <b:DOI>10.1016/j.ijhydene.2017.09.148</b:DOI>
    <b:RefOrder>189</b:RefOrder>
  </b:Source>
  <b:Source>
    <b:Tag>Yan9b</b:Tag>
    <b:SourceType>JournalArticle</b:SourceType>
    <b:Guid>{803840CD-1D17-4E9A-8BFB-5D9FE0B1CF2C}</b:Guid>
    <b:Author>
      <b:Author>
        <b:NameList>
          <b:Person>
            <b:Last>Yanan Yin</b:Last>
            <b:First>Jianlong</b:First>
            <b:Middle>Wang</b:Middle>
          </b:Person>
        </b:NameList>
      </b:Author>
    </b:Author>
    <b:Title>Enhanced Sewage Sludge Disintegration and Hydrogen Production by Ionizing Radiation Pretreatment in the Presence of Fe2+</b:Title>
    <b:JournalName>ACS Sustainable Chemistry &amp; Engineering</b:JournalName>
    <b:Year>2019b</b:Year>
    <b:Pages>15548–15557</b:Pages>
    <b:Publisher>ACS</b:Publisher>
    <b:Volume>7</b:Volume>
    <b:Issue>18</b:Issue>
    <b:DOI>10.1021/acssuschemeng.9b03362</b:DOI>
    <b:RefOrder>191</b:RefOrder>
  </b:Source>
  <b:Source>
    <b:Tag>Mos19</b:Tag>
    <b:SourceType>JournalArticle</b:SourceType>
    <b:Guid>{1D343F5C-9AF7-43FD-8CA7-78D57AD8E79C}</b:Guid>
    <b:Author>
      <b:Author>
        <b:NameList>
          <b:Person>
            <b:Last>Mostafa El-Shafie</b:Last>
            <b:First>Shinji</b:First>
            <b:Middle>Kambara, Yukio Hayakawa</b:Middle>
          </b:Person>
        </b:NameList>
      </b:Author>
    </b:Author>
    <b:Title>Hydrogen Production Technologies Overview</b:Title>
    <b:JournalName>Journal of Power and Energy Engineering</b:JournalName>
    <b:Year>2019</b:Year>
    <b:Pages>107-154</b:Pages>
    <b:Publisher>Scientific Research Publishing</b:Publisher>
    <b:Volume>7</b:Volume>
    <b:DOI>10.4236/jpee.2019.71007</b:DOI>
    <b:RefOrder>192</b:RefOrder>
  </b:Source>
  <b:Source>
    <b:Tag>Ang15</b:Tag>
    <b:SourceType>Book</b:SourceType>
    <b:Guid>{F7979AEC-CEDF-48AA-BA21-4265525048E1}</b:Guid>
    <b:Title>Membrane Reactors for Energy Applications and Basic Chemical Production</b:Title>
    <b:Year>2015</b:Year>
    <b:Pages>661-673</b:Pages>
    <b:Author>
      <b:Author>
        <b:NameList>
          <b:Person>
            <b:Last>Angelo Basile</b:Last>
            <b:First>Luisa</b:First>
            <b:Middle>Di Paola, Faisal l. Hai, Vincenzo Piemonte</b:Middle>
          </b:Person>
        </b:NameList>
      </b:Author>
    </b:Author>
    <b:Publisher>Woodhead Publishing Series in Energy</b:Publisher>
    <b:DOI>10.1016/C2013-0-16489-6</b:DOI>
    <b:RefOrder>187</b:RefOrder>
  </b:Source>
  <b:Source>
    <b:Tag>Mur15</b:Tag>
    <b:SourceType>BookSection</b:SourceType>
    <b:Guid>{EF35AFC1-38C5-46F3-8FD8-C2BBCB2C54B5}</b:Guid>
    <b:Title>17 - Low-carbon production of hydrogen from fossil fuels</b:Title>
    <b:Year>2015</b:Year>
    <b:Publisher>Woodhead Publishing Series in Energy</b:Publisher>
    <b:Author>
      <b:Author>
        <b:NameList>
          <b:Person>
            <b:Last>Muradov</b:Last>
            <b:First>N.</b:First>
          </b:Person>
        </b:NameList>
      </b:Author>
    </b:Author>
    <b:BookTitle>Compendium of Hydrogen Energy</b:BookTitle>
    <b:Pages>489-522</b:Pages>
    <b:DOI>10.1016/B978-1-78242-361-4.00017-0</b:DOI>
    <b:RefOrder>195</b:RefOrder>
  </b:Source>
  <b:Source>
    <b:Tag>Jef22</b:Tag>
    <b:SourceType>BookSection</b:SourceType>
    <b:Guid>{BD42881F-BF8B-496D-B9F5-D2660865480F}</b:Guid>
    <b:Title>Compressors and expanders</b:Title>
    <b:BookTitle>Machinery and Energy Systems for the Hydrogen Economy</b:BookTitle>
    <b:Year>2022</b:Year>
    <b:Pages>333-424</b:Pages>
    <b:Publisher>Elsevier</b:Publisher>
    <b:Author>
      <b:Author>
        <b:NameList>
          <b:Person>
            <b:Last>Jeffrey Moore</b:Last>
            <b:First>Jon</b:First>
            <b:Middle>Durham, Andre Eijk, Enver Karakas, Rainer Kurz, Joseph Lesak, Marybeth McBain, Patrick McCalley, Leonid Moroz, Zahroof Mohamed, Brian Pettinato, Greg Phillippi, Hideharu Watanabe,Ben Williams,</b:Middle>
          </b:Person>
        </b:NameList>
      </b:Author>
      <b:Editor>
        <b:NameList>
          <b:Person>
            <b:Last>Klaus Brun</b:Last>
            <b:First>Timothy</b:First>
            <b:Middle>Allison</b:Middle>
          </b:Person>
        </b:NameList>
      </b:Editor>
    </b:Author>
    <b:DOI>10.1016/C2020-0-03643-1</b:DOI>
    <b:RefOrder>194</b:RefOrder>
  </b:Source>
  <b:Source>
    <b:Tag>AVe17</b:Tag>
    <b:SourceType>BookSection</b:SourceType>
    <b:Guid>{F524D3C1-9756-4130-899E-FB359AEC4B7F}</b:Guid>
    <b:Author>
      <b:Author>
        <b:NameList>
          <b:Person>
            <b:Last>A. Velazquez Abad</b:Last>
            <b:First>P.E.</b:First>
            <b:Middle>Dodds</b:Middle>
          </b:Person>
        </b:NameList>
      </b:Author>
      <b:BookAuthor>
        <b:NameList>
          <b:Person>
            <b:Last>Abraham</b:Last>
            <b:First>Martin</b:First>
            <b:Middle>A.</b:Middle>
          </b:Person>
        </b:NameList>
      </b:BookAuthor>
    </b:Author>
    <b:Title>Production of Hydrogen</b:Title>
    <b:BookTitle>Encyclopedia of Sustainable Technologies</b:BookTitle>
    <b:Year>2017</b:Year>
    <b:Pages>293-304</b:Pages>
    <b:City>Ohio</b:City>
    <b:Publisher>Elsevier</b:Publisher>
    <b:DOI>10.1016/B978-0-12-409548-9.10117-4</b:DOI>
    <b:RefOrder>193</b:RefOrder>
  </b:Source>
  <b:Source>
    <b:Tag>Saj16</b:Tag>
    <b:SourceType>JournalArticle</b:SourceType>
    <b:Guid>{E4B28435-D394-4C76-A444-BC6D08389AEC}</b:Guid>
    <b:Title>Modeling of steam methane reforming (SMR) over a Ni-AL2O3 catalyst</b:Title>
    <b:Year>2016</b:Year>
    <b:Pages>5394-5401</b:Pages>
    <b:Publisher>Research Gate</b:Publisher>
    <b:Author>
      <b:Author>
        <b:NameList>
          <b:Person>
            <b:Last>Sajjad Porgar</b:Last>
            <b:First>Mohammad</b:First>
            <b:Middle>Tohidi pour</b:Middle>
          </b:Person>
        </b:NameList>
      </b:Author>
    </b:Author>
    <b:JournalName>Journal of Multidisciplinary Engineering Science and Technology (JMEST)</b:JournalName>
    <b:Volume>3</b:Volume>
    <b:Issue>8</b:Issue>
    <b:RefOrder>190</b:RefOrder>
  </b:Source>
  <b:Source>
    <b:Tag>Hyd23</b:Tag>
    <b:SourceType>InternetSite</b:SourceType>
    <b:Guid>{C9AF753C-6179-4BFC-8498-F4C22B8B7B10}</b:Guid>
    <b:Title>Hydrogen Production: Natural Gas Reforming</b:Title>
    <b:Year>2023</b:Year>
    <b:Author>
      <b:Author>
        <b:NameList>
          <b:Person>
            <b:Last>Office</b:Last>
            <b:First>Hydrogen</b:First>
            <b:Middle>and Fuel Cell Technologies</b:Middle>
          </b:Person>
        </b:NameList>
      </b:Author>
    </b:Author>
    <b:InternetSiteTitle>Energy, Office of Energy Efficiency &amp; Renewable</b:InternetSiteTitle>
    <b:URL>https://www.energy.gov/eere/fuelcells/hydrogen-production-natural-gas-reforming</b:URL>
    <b:YearAccessed>2023</b:YearAccessed>
    <b:MonthAccessed>Haziran</b:MonthAccessed>
    <b:DayAccessed>19</b:DayAccessed>
    <b:RefOrder>198</b:RefOrder>
  </b:Source>
  <b:Source>
    <b:Tag>Gar15</b:Tag>
    <b:SourceType>JournalArticle</b:SourceType>
    <b:Guid>{F1DA75B0-2AD1-42F4-B6F2-AB2A1C2D2035}</b:Guid>
    <b:Title>4 - Hydrogen production by steam reforming of natural gas and other nonrenewable feedstocks</b:Title>
    <b:Year>2015</b:Year>
    <b:Author>
      <b:Author>
        <b:NameList>
          <b:Person>
            <b:Last>García</b:Last>
            <b:First>L.</b:First>
          </b:Person>
        </b:NameList>
      </b:Author>
    </b:Author>
    <b:JournalName>Compendium of Hydrogen Energy, Hydrogen Production and Purification</b:JournalName>
    <b:Pages>83-107</b:Pages>
    <b:Publisher>Woodhead Publishing Series in Energy</b:Publisher>
    <b:DOI>10.1016/B978-1-78242-361-4.00004-2</b:DOI>
    <b:RefOrder>200</b:RefOrder>
  </b:Source>
  <b:Source>
    <b:Tag>Sof14</b:Tag>
    <b:SourceType>JournalArticle</b:SourceType>
    <b:Guid>{1ACCC4CE-1191-4BE2-93D9-D82BF23BAE0B}</b:Guid>
    <b:Author>
      <b:Author>
        <b:NameList>
          <b:Person>
            <b:Last>Sofia D. Angeli</b:Last>
            <b:First>Giulia</b:First>
            <b:Middle>Monteleone, Alberto Giaconia, Angeliki A. Lemonidou</b:Middle>
          </b:Person>
        </b:NameList>
      </b:Author>
    </b:Author>
    <b:Title>State-of-the-art catalysts for CH 4 steam reforming at low temperature</b:Title>
    <b:JournalName>International Journal of Hydrogen Energy</b:JournalName>
    <b:Year>2014</b:Year>
    <b:Pages>1979-1997</b:Pages>
    <b:Volume>39</b:Volume>
    <b:Issue>5</b:Issue>
    <b:DOI>10.1016/j.ijhydene.2013.12.001</b:DOI>
    <b:RefOrder>207</b:RefOrder>
  </b:Source>
  <b:Source>
    <b:Tag>ETu08</b:Tag>
    <b:SourceType>JournalArticle</b:SourceType>
    <b:Guid>{CACD79FD-5EB9-408D-943D-7E220568D8CE}</b:Guid>
    <b:Author>
      <b:Author>
        <b:NameList>
          <b:Person>
            <b:Last>E. Turpeinen</b:Last>
            <b:First>R.</b:First>
            <b:Middle>Raudaskoski, E. Pongracz, R.L. Keiski</b:Middle>
          </b:Person>
        </b:NameList>
      </b:Author>
    </b:Author>
    <b:Title>Thermodynamic analysis of conversion of alternative hydrocarbon-based feedstocks to hydrogen</b:Title>
    <b:JournalName>International Journal of Hydrogen Energy</b:JournalName>
    <b:Year>2008</b:Year>
    <b:Pages>6635-6643</b:Pages>
    <b:Publisher>Elsevier</b:Publisher>
    <b:Volume>33</b:Volume>
    <b:Issue>22</b:Issue>
    <b:DOI>10.1016/j.ijhydene.2008.08.037</b:DOI>
    <b:RefOrder>208</b:RefOrder>
  </b:Source>
  <b:Source>
    <b:Tag>Ibr15</b:Tag>
    <b:SourceType>JournalArticle</b:SourceType>
    <b:Guid>{9CE8331B-DFAC-4B0F-A0EE-8FCF29A212BE}</b:Guid>
    <b:Author>
      <b:Author>
        <b:NameList>
          <b:Person>
            <b:Last>Ibrahim Dincer</b:Last>
            <b:First>Canan</b:First>
            <b:Middle>Acar</b:Middle>
          </b:Person>
        </b:NameList>
      </b:Author>
    </b:Author>
    <b:Title>Review and evaluation of hydrogen production methods for better sustainability</b:Title>
    <b:JournalName>International Journal of Hydrogen Energy</b:JournalName>
    <b:Year>2015</b:Year>
    <b:Pages>11094-11111</b:Pages>
    <b:Publisher>Elsevier</b:Publisher>
    <b:Volume>40</b:Volume>
    <b:Issue>34</b:Issue>
    <b:DOI>10.1016/j.ijhydene.2014.12.035</b:DOI>
    <b:RefOrder>203</b:RefOrder>
  </b:Source>
  <b:Source>
    <b:Tag>Pet09</b:Tag>
    <b:SourceType>JournalArticle</b:SourceType>
    <b:Guid>{4B6454ED-047E-48A4-A829-5B815ED76A39}</b:Guid>
    <b:Author>
      <b:Author>
        <b:NameList>
          <b:Person>
            <b:Last>Petros A. Pilavachi</b:Last>
            <b:First>Anatoli</b:First>
            <b:Middle>I. Chatzipanagi, Antonia I. Spyropoulou</b:Middle>
          </b:Person>
        </b:NameList>
      </b:Author>
    </b:Author>
    <b:Title>Evaluation of hydrogen production methods using the Analytic Hierarchy Process</b:Title>
    <b:JournalName>International Journal of Hydrogen Energy</b:JournalName>
    <b:Year>2009</b:Year>
    <b:Pages>5294-5303</b:Pages>
    <b:Publisher>Elsevier</b:Publisher>
    <b:Volume>34</b:Volume>
    <b:Issue>13</b:Issue>
    <b:DOI>10.1016/j.ijhydene.2009.04.026</b:DOI>
    <b:RefOrder>204</b:RefOrder>
  </b:Source>
  <b:Source>
    <b:Tag>Muh21</b:Tag>
    <b:SourceType>JournalArticle</b:SourceType>
    <b:Guid>{4F48508F-48A1-44DD-9FCA-D16A562FD390}</b:Guid>
    <b:Author>
      <b:Author>
        <b:NameList>
          <b:Person>
            <b:Last>Muhammad Aziz</b:Last>
            <b:First>Arif</b:First>
            <b:Middle>Darmawan, Firman Bagja Juangsa</b:Middle>
          </b:Person>
        </b:NameList>
      </b:Author>
    </b:Author>
    <b:Title>Hydrogen production from biomasses and wastes: A technological review</b:Title>
    <b:JournalName>International Journal of Hydrogen Energy</b:JournalName>
    <b:Year>2021</b:Year>
    <b:Pages>33756-33781</b:Pages>
    <b:Publisher>Elsevier</b:Publisher>
    <b:Volume>46</b:Volume>
    <b:Issue>68</b:Issue>
    <b:DOI>10.1016/j.ijhydene.2021.07.189</b:DOI>
    <b:RefOrder>202</b:RefOrder>
  </b:Source>
  <b:Source>
    <b:Tag>Rav21</b:Tag>
    <b:SourceType>JournalArticle</b:SourceType>
    <b:Guid>{1075FAC8-8F07-446A-AA57-3F93DB0AF28F}</b:Guid>
    <b:Author>
      <b:Author>
        <b:NameList>
          <b:Person>
            <b:Last>Ravindra Kumar</b:Last>
            <b:First>Anil</b:First>
            <b:Middle>Kumar, Amit Pal</b:Middle>
          </b:Person>
        </b:NameList>
      </b:Author>
    </b:Author>
    <b:Title>An overview of conventional and non-conventional hydrogen production methods</b:Title>
    <b:JournalName>Materials Today: Proceedings</b:JournalName>
    <b:Year>2021</b:Year>
    <b:Pages>5353-5359</b:Pages>
    <b:Publisher>Elsevier</b:Publisher>
    <b:Volume>46</b:Volume>
    <b:DOI>10.1016/j.matpr.2020.08.793</b:DOI>
    <b:RefOrder>199</b:RefOrder>
  </b:Source>
  <b:Source>
    <b:Tag>Sal14</b:Tag>
    <b:SourceType>BookSection</b:SourceType>
    <b:Guid>{930F6D87-F144-46AF-80F4-F5AAFBBB040E}</b:Guid>
    <b:Title>Chapter 4 - Energy Storage</b:Title>
    <b:Year>2014</b:Year>
    <b:Author>
      <b:Author>
        <b:NameList>
          <b:Person>
            <b:Last>Salameh</b:Last>
            <b:First>Ziyad</b:First>
          </b:Person>
        </b:NameList>
      </b:Author>
      <b:BookAuthor>
        <b:NameList>
          <b:Person>
            <b:Last>Salameh</b:Last>
            <b:First>Ziyad</b:First>
          </b:Person>
        </b:NameList>
      </b:BookAuthor>
    </b:Author>
    <b:BookTitle>Renewable Energy System Design</b:BookTitle>
    <b:Pages>201-298</b:Pages>
    <b:City>Lowell</b:City>
    <b:Publisher>Academic Press</b:Publisher>
    <b:DOI>10.1016/B978-0-12-374991-8.00004-0</b:DOI>
    <b:RefOrder>205</b:RefOrder>
  </b:Source>
  <b:Source>
    <b:Tag>Aru07</b:Tag>
    <b:SourceType>BookSection</b:SourceType>
    <b:Guid>{69F837D3-CF6D-420C-B416-2709140D6C18}</b:Guid>
    <b:Author>
      <b:Author>
        <b:NameList>
          <b:Person>
            <b:Last>Arunabha Kundu</b:Last>
            <b:First>Yong</b:First>
            <b:Middle>Gun Shul, Dong Hyun Kim</b:Middle>
          </b:Person>
        </b:NameList>
      </b:Author>
      <b:BookAuthor>
        <b:NameList>
          <b:Person>
            <b:Last>Zhao</b:Last>
            <b:First>Tim</b:First>
          </b:Person>
        </b:NameList>
      </b:BookAuthor>
    </b:Author>
    <b:Title>Chapter Seven - Methanol Reforming Processes</b:Title>
    <b:BookTitle>Advances in Fuel Cells</b:BookTitle>
    <b:Year>2007</b:Year>
    <b:Pages>419-472</b:Pages>
    <b:Publisher>Elsevier</b:Publisher>
    <b:DOI>10.1016/S1752-301X(07)80012-3</b:DOI>
    <b:RefOrder>206</b:RefOrder>
  </b:Source>
  <b:Source>
    <b:Tag>Spe15</b:Tag>
    <b:SourceType>BookSection</b:SourceType>
    <b:Guid>{7057A748-C451-4FC1-9E3E-60396072D361}</b:Guid>
    <b:Author>
      <b:Author>
        <b:NameList>
          <b:Person>
            <b:Last>Speight</b:Last>
            <b:First>J.G.</b:First>
          </b:Person>
        </b:NameList>
      </b:Author>
      <b:BookAuthor>
        <b:NameList>
          <b:Person>
            <b:Last>Rafael Luque</b:Last>
            <b:First>James</b:First>
            <b:Middle>G. Speight</b:Middle>
          </b:Person>
        </b:NameList>
      </b:BookAuthor>
    </b:Author>
    <b:Title>6 - Gasification processes for syngas and hydrogen production</b:Title>
    <b:BookTitle>Gasification for Synthetic Fuel Production</b:BookTitle>
    <b:Year>2015</b:Year>
    <b:Pages>119-146</b:Pages>
    <b:Publisher>Woodhead Publishing</b:Publisher>
    <b:DOI>10.1016/B978-0-85709-802-3.00006-0</b:DOI>
    <b:RefOrder>196</b:RefOrder>
  </b:Source>
  <b:Source>
    <b:Tag>Lee15</b:Tag>
    <b:SourceType>BookSection</b:SourceType>
    <b:Guid>{DB1B1FF1-8C68-46D3-816B-355A196020EF}</b:Guid>
    <b:Author>
      <b:Author>
        <b:NameList>
          <b:Person>
            <b:Last>Lee</b:Last>
            <b:First>D.H.</b:First>
          </b:Person>
        </b:NameList>
      </b:Author>
      <b:BookAuthor>
        <b:NameList>
          <b:Person>
            <b:Last>Velu Subramani</b:Last>
            <b:First>Angelo</b:First>
            <b:Middle>Basile, T. Nejat Veziroğlu</b:Middle>
          </b:Person>
        </b:NameList>
      </b:BookAuthor>
    </b:Author>
    <b:Title>12 - Hydrogen production via the Kværner process and plasma reforming</b:Title>
    <b:BookTitle>Compendium of Hydrogen Energy</b:BookTitle>
    <b:Year>2015</b:Year>
    <b:Pages>349-391</b:Pages>
    <b:Publisher>Woodhead Publishing</b:Publisher>
    <b:DOI>10.1016/C2014-0-02671-8</b:DOI>
    <b:RefOrder>201</b:RefOrder>
  </b:Source>
  <b:Source>
    <b:Tag>Him21</b:Tag>
    <b:SourceType>BookSection</b:SourceType>
    <b:Guid>{F568761E-E2B5-4A20-B739-88364F73B8E9}</b:Guid>
    <b:Author>
      <b:Author>
        <b:NameList>
          <b:Person>
            <b:Last>Himadry Shekhar Das</b:Last>
            <b:First>Md.</b:First>
            <b:Middle>Fahim F. Chowdhury, Shuhui Li, Chee Wei Tan</b:Middle>
          </b:Person>
        </b:NameList>
      </b:Author>
      <b:BookAuthor>
        <b:NameList>
          <b:Person>
            <b:Last>Kabalci</b:Last>
            <b:First>Ersan</b:First>
          </b:Person>
        </b:NameList>
      </b:BookAuthor>
    </b:Author>
    <b:Title>9 - Fuel cell and hydrogen power plants</b:Title>
    <b:BookTitle>Hybrid Renewable Energy Systems and Microgrids</b:BookTitle>
    <b:Year>2021</b:Year>
    <b:Pages>313-349</b:Pages>
    <b:Publisher>Academic Press</b:Publisher>
    <b:DOI>10.1016/C2019-0-03602-3</b:DOI>
    <b:RefOrder>197</b:RefOrder>
  </b:Source>
  <b:Source>
    <b:Tag>Man19</b:Tag>
    <b:SourceType>BookSection</b:SourceType>
    <b:Guid>{6C4BD7E0-80F2-47F0-AF17-B1118E854D66}</b:Guid>
    <b:Author>
      <b:Author>
        <b:NameList>
          <b:Person>
            <b:Last>Man Kee Lam</b:Last>
            <b:First>Adrian</b:First>
            <b:Middle>Chun Minh Loy, Suzana Yusup, Keat Teong Lee</b:Middle>
          </b:Person>
        </b:NameList>
      </b:Author>
      <b:BookAuthor>
        <b:NameList>
          <b:Person>
            <b:Last>Jo-Shu Chang</b:Last>
            <b:First>Ashok</b:First>
            <b:Middle>Pandey, S.Venkata Mohan, Christian Larroche, Patrick C. Hallenbeck</b:Middle>
          </b:Person>
        </b:NameList>
      </b:BookAuthor>
    </b:Author>
    <b:Title>Chapter 9 - Biohydrogen Production From Algae</b:Title>
    <b:BookTitle>Biohydrogen (Second Edition)</b:BookTitle>
    <b:Year>2019</b:Year>
    <b:Pages>219-245</b:Pages>
    <b:Publisher>Elsevier</b:Publisher>
    <b:DOI>10.1016/B978-0-444-64203-5.00009-5</b:DOI>
    <b:RefOrder>209</b:RefOrder>
  </b:Source>
  <b:Source>
    <b:Tag>Rev18</b:Tag>
    <b:SourceType>BookSection</b:SourceType>
    <b:Guid>{FF8D4B7E-41CD-4BDF-B006-D3B9D9E91957}</b:Guid>
    <b:Author>
      <b:Author>
        <b:NameList>
          <b:Person>
            <b:Last>Revathy Sankaran</b:Last>
            <b:First>Pau</b:First>
            <b:Middle>L. Show, Dillirani Nagarajan, Jo-Shu Chang</b:Middle>
          </b:Person>
        </b:NameList>
      </b:Author>
      <b:BookAuthor>
        <b:NameList>
          <b:Person>
            <b:Last>Thallada Bhaskar</b:Last>
            <b:First>Ashok</b:First>
            <b:Middle>Pandey, S.Venkata Mohan, Duu-Jong Lee, Samir Kumar Khanal</b:Middle>
          </b:Person>
        </b:NameList>
      </b:BookAuthor>
    </b:Author>
    <b:Title>Chapter 19 - Exploitation and Biorefinery of Microalgae</b:Title>
    <b:BookTitle>Waste Biorefinery</b:BookTitle>
    <b:Year>2018</b:Year>
    <b:Pages>571-601</b:Pages>
    <b:Publisher>Elsevier</b:Publisher>
    <b:DOI>10.1016/B978-0-444-63992-9.00019-7</b:DOI>
    <b:RefOrder>214</b:RefOrder>
  </b:Source>
  <b:Source>
    <b:Tag>Ron03</b:Tag>
    <b:SourceType>BookSection</b:SourceType>
    <b:Guid>{172B39A8-EAF7-4E6F-8D90-461FB2977EA2}</b:Guid>
    <b:Author>
      <b:Author>
        <b:NameList>
          <b:Person>
            <b:Last>Ronald F. Probstein</b:Last>
            <b:First>R.Edwin</b:First>
            <b:Middle>Hicks</b:Middle>
          </b:Person>
        </b:NameList>
      </b:Author>
      <b:BookAuthor>
        <b:NameList>
          <b:Person>
            <b:Last>Meyers</b:Last>
            <b:First>Robert</b:First>
            <b:Middle>A.</b:Middle>
          </b:Person>
        </b:NameList>
      </b:BookAuthor>
    </b:Author>
    <b:Title>Synthetic Fuels</b:Title>
    <b:BookTitle>Encyclopedia of Physical Science and Technology (Third Edition)</b:BookTitle>
    <b:Year>2003</b:Year>
    <b:Pages>467-480</b:Pages>
    <b:Publisher>Academic Press</b:Publisher>
    <b:DOI>10.1016/B0-12-227410-5/00761-4</b:DOI>
    <b:RefOrder>215</b:RefOrder>
  </b:Source>
  <b:Source>
    <b:Tag>Rav19</b:Tag>
    <b:SourceType>BookSection</b:SourceType>
    <b:Guid>{0263B0FE-08FB-47C7-AEFB-3CB7EC78DD9F}</b:Guid>
    <b:Author>
      <b:Author>
        <b:NameList>
          <b:Person>
            <b:Last>Ravneet Kaur</b:Last>
            <b:First>Poonam</b:First>
            <b:Middle>Gera, Mithilesh Kumar Jha, Thallada Bhaskar</b:Middle>
          </b:Person>
        </b:NameList>
      </b:Author>
      <b:BookAuthor>
        <b:NameList>
          <b:Person>
            <b:Last>Ashok Pandey</b:Last>
            <b:First>S.Venkata</b:First>
            <b:Middle>Mohan, Jo-Shu Chang, Patrick C. Hallenbeck, Christian Larroche</b:Middle>
          </b:Person>
        </b:NameList>
      </b:BookAuthor>
    </b:Author>
    <b:Title>Chapter 8 - Thermochemical Route for Biohydrogen Production</b:Title>
    <b:BookTitle>Biohydrogen (Second Edition)</b:BookTitle>
    <b:Year>2019</b:Year>
    <b:Pages>187-218</b:Pages>
    <b:DOI>10.1016/B978-0-444-64203-5.00008-3</b:DOI>
    <b:Publisher>Elsevier</b:Publisher>
    <b:RefOrder>211</b:RefOrder>
  </b:Source>
  <b:Source>
    <b:Tag>KAa04</b:Tag>
    <b:SourceType>BookSection</b:SourceType>
    <b:Guid>{099E661E-E94A-4332-9CDF-36CA5CF0D841}</b:Guid>
    <b:Author>
      <b:Author>
        <b:NameList>
          <b:Person>
            <b:Last>K. Aasberg-Petersen</b:Last>
            <b:First>T.S.</b:First>
            <b:Middle>Christensen, I. Dybkjaer, J. Sehested, M. Østberg, R.M. Coertzen, M.J. Keyser, A.P. Steynberg</b:Middle>
          </b:Person>
        </b:NameList>
      </b:Author>
      <b:BookAuthor>
        <b:NameList>
          <b:Person>
            <b:Last>André Steynberg</b:Last>
            <b:First>Mark</b:First>
            <b:Middle>Dry</b:Middle>
          </b:Person>
        </b:NameList>
      </b:BookAuthor>
    </b:Author>
    <b:Title>Chapter 4 - Synthesis gas production for FT synthesis</b:Title>
    <b:BookTitle>Studies in Surface Science and Catalysis</b:BookTitle>
    <b:Year>2004</b:Year>
    <b:Pages>258-405</b:Pages>
    <b:Volume>152</b:Volume>
    <b:DOI>10.1016/S0167-2991(04)80461-0</b:DOI>
    <b:RefOrder>212</b:RefOrder>
  </b:Source>
  <b:Source>
    <b:Tag>Pag10</b:Tag>
    <b:SourceType>BookSection</b:SourceType>
    <b:Guid>{28C76561-2408-4DB6-ABD4-034177EBD1FD}</b:Guid>
    <b:Author>
      <b:Author>
        <b:NameList>
          <b:Person>
            <b:Last>Pagliuso</b:Last>
            <b:First>J.D.</b:First>
          </b:Person>
        </b:NameList>
      </b:Author>
      <b:BookAuthor>
        <b:NameList>
          <b:Person>
            <b:Last>Zhao</b:Last>
            <b:First>Hua</b:First>
          </b:Person>
        </b:NameList>
      </b:BookAuthor>
    </b:Author>
    <b:Title>9 - Biofuels for spark-ignition engines</b:Title>
    <b:BookTitle>Advanced Direct Injection Combustion Engine Technologies and Development</b:BookTitle>
    <b:Year>2010</b:Year>
    <b:Pages>229-259</b:Pages>
    <b:Publisher>Woodhead publishing</b:Publisher>
    <b:DOI>10.1533/9781845697327.229</b:DOI>
    <b:RefOrder>210</b:RefOrder>
  </b:Source>
  <b:Source>
    <b:Tag>Men</b:Tag>
    <b:SourceType>JournalArticle</b:SourceType>
    <b:Guid>{10BFC30E-753C-4878-93F8-1FBB14496D4B}</b:Guid>
    <b:Author>
      <b:Author>
        <b:NameList>
          <b:Person>
            <b:Last>Mengjiao Wang</b:Last>
            <b:First>Guizhou</b:First>
            <b:Middle>Wang, Zhenxin Sun, Yukui Zhang, Dong Xu</b:Middle>
          </b:Person>
        </b:NameList>
      </b:Author>
    </b:Author>
    <b:Title>Review of renewable energy-based hydrogen production processes for sustainable energy innovation</b:Title>
    <b:JournalName>Global Energy Interconnection</b:JournalName>
    <b:Year>2019</b:Year>
    <b:Pages>436-443</b:Pages>
    <b:Publisher>Elsevier</b:Publisher>
    <b:Volume>2</b:Volume>
    <b:DOI>10.1016/j.gloei.2019.11.019</b:DOI>
    <b:RefOrder>213</b:RefOrder>
  </b:Source>
  <b:Source>
    <b:Tag>SSh22</b:Tag>
    <b:SourceType>JournalArticle</b:SourceType>
    <b:Guid>{3476618B-C0CD-484D-AFE3-177BAFFD864A}</b:Guid>
    <b:Title>An overview of water electrolysis technologies for green hydrogen production</b:Title>
    <b:Year>2022</b:Year>
    <b:Author>
      <b:Author>
        <b:NameList>
          <b:Person>
            <b:Last>S. Shiva Kumar</b:Last>
            <b:First>Hankwon</b:First>
            <b:Middle>Lim</b:Middle>
          </b:Person>
        </b:NameList>
      </b:Author>
    </b:Author>
    <b:JournalName>Energy Reports</b:JournalName>
    <b:Pages>13793-13813</b:Pages>
    <b:Publisher>Elsevier</b:Publisher>
    <b:Volume>8</b:Volume>
    <b:DOI>10.1016/j.egyr.2022.10.127</b:DOI>
    <b:RefOrder>176</b:RefOrder>
  </b:Source>
  <b:Source>
    <b:Tag>Mei21</b:Tag>
    <b:SourceType>JournalArticle</b:SourceType>
    <b:Guid>{7940822F-49BE-45BF-AFFD-1A5D4A569E90}</b:Guid>
    <b:Author>
      <b:Author>
        <b:NameList>
          <b:Person>
            <b:Last>Meiling Yue</b:Last>
            <b:First>,</b:First>
            <b:Middle>Hugo Lambert, Elodie Pahon, Robin Roche, Samir Jemei, Daniel Hissel</b:Middle>
          </b:Person>
        </b:NameList>
      </b:Author>
    </b:Author>
    <b:Title>Hydrogen energy systems: A critical review of technologies, applications, trends and challenges</b:Title>
    <b:JournalName>Renewable and Sustainable Energy Reviews</b:JournalName>
    <b:Year>2021</b:Year>
    <b:Pages>111180</b:Pages>
    <b:Publisher>Elsevier</b:Publisher>
    <b:Volume>146</b:Volume>
    <b:DOI>10.1016/j.rser.2021.111180</b:DOI>
    <b:RefOrder>216</b:RefOrder>
  </b:Source>
  <b:Source>
    <b:Tag>NAB21</b:Tag>
    <b:SourceType>JournalArticle</b:SourceType>
    <b:Guid>{C5DFD70D-118A-484A-BD81-190A02893483}</b:Guid>
    <b:Author>
      <b:Author>
        <b:NameList>
          <b:Person>
            <b:Last>N.A. Burton</b:Last>
            <b:First>R.V.</b:First>
            <b:Middle>Padilla, A. Rose, H. Habibullah</b:Middle>
          </b:Person>
        </b:NameList>
      </b:Author>
    </b:Author>
    <b:Title>Increasing the efficiency of hydrogen production from solar powered water electrolysis</b:Title>
    <b:JournalName>Renewable and Sustainable Energy Reviews</b:JournalName>
    <b:Year>2021</b:Year>
    <b:Pages>110255</b:Pages>
    <b:Publisher>Elsevier</b:Publisher>
    <b:Volume>135</b:Volume>
    <b:DOI>10.1016/j.rser.2020.110255</b:DOI>
    <b:RefOrder>217</b:RefOrder>
  </b:Source>
  <b:Source>
    <b:Tag>Ale18</b:Tag>
    <b:SourceType>JournalArticle</b:SourceType>
    <b:Guid>{6D911B0B-4E03-49EC-8DAF-0D0B4EC6DB4B}</b:Guid>
    <b:Author>
      <b:Author>
        <b:NameList>
          <b:Person>
            <b:Last>Alexander Buttler</b:Last>
            <b:First>Hartmut</b:First>
            <b:Middle>Spliethoff</b:Middle>
          </b:Person>
        </b:NameList>
      </b:Author>
    </b:Author>
    <b:Title>Current status of water electrolysis for energy storage, grid balancing and sector coupling via power-to-gas and power-to-liquids: A review</b:Title>
    <b:JournalName>Renewable and Sustainable Energy Reviews</b:JournalName>
    <b:Year>2018</b:Year>
    <b:Pages>2440-2450</b:Pages>
    <b:Publisher>Elsevier</b:Publisher>
    <b:Volume>82</b:Volume>
    <b:DOI>10.1016/j.rser.2017.09.003</b:DOI>
    <b:RefOrder>218</b:RefOrder>
  </b:Source>
  <b:Source>
    <b:Tag>FYu18</b:Tag>
    <b:SourceType>JournalArticle</b:SourceType>
    <b:Guid>{3EC25A14-221F-4897-B063-A304A36DA3D1}</b:Guid>
    <b:Author>
      <b:Author>
        <b:NameList>
          <b:Person>
            <b:Last>F. Yu</b:Last>
            <b:First>L.</b:First>
            <b:Middle>Yu, I.K. Mishra, Y. Yu, Z.F. Ren, H.Q. Zhou</b:Middle>
          </b:Person>
        </b:NameList>
      </b:Author>
    </b:Author>
    <b:Title>Recent developments in earth-abundant and non-noble electrocatalysts for water electrolysis</b:Title>
    <b:JournalName>Materials Today Physics</b:JournalName>
    <b:Year>2018</b:Year>
    <b:Pages>121-138</b:Pages>
    <b:Publisher>Elsevier</b:Publisher>
    <b:DOI>10.1016/j.mtphys.2018.11.007</b:DOI>
    <b:RefOrder>221</b:RefOrder>
  </b:Source>
  <b:Source>
    <b:Tag>Wil20</b:Tag>
    <b:SourceType>Report</b:SourceType>
    <b:Guid>{7B9BFFA8-83C3-40D0-9086-ABA61D6CE1E3}</b:Guid>
    <b:Author>
      <b:Author>
        <b:NameList>
          <b:Person>
            <b:Last>Will Hall</b:Last>
            <b:First>Thomas</b:First>
            <b:Middle>Spencer, G Renjith, Shruti Dayal</b:Middle>
          </b:Person>
        </b:NameList>
      </b:Author>
    </b:Author>
    <b:Title>The potential role of hydrogen in India: A pathway for scaling up low carbon hydrogen across the ecenomy </b:Title>
    <b:Year>2020</b:Year>
    <b:Publisher>The Energy and Resources Institute (TERI)</b:Publisher>
    <b:City>New Delhi</b:City>
    <b:RefOrder>220</b:RefOrder>
  </b:Source>
  <b:Source>
    <b:Tag>Bur20</b:Tag>
    <b:SourceType>JournalArticle</b:SourceType>
    <b:Guid>{4F65FE08-A166-43ED-B2E9-10226017BF9C}</b:Guid>
    <b:Author>
      <b:Author>
        <b:NameList>
          <b:Person>
            <b:Last>Burin Yodwong</b:Last>
            <b:First>Damien</b:First>
            <b:Middle>Guilbert, Matheepot Phattanasak, Wattana Kaewmanee, Melika Hinaje, Gianpaolo Vitale</b:Middle>
          </b:Person>
        </b:NameList>
      </b:Author>
    </b:Author>
    <b:Title>AC-DC Converters for Electrolyzer Applications: State of the Art and Future Challenges</b:Title>
    <b:Year>2020</b:Year>
    <b:Publisher>Electronics</b:Publisher>
    <b:Volume>9</b:Volume>
    <b:Issue>6</b:Issue>
    <b:DOI>10.3390/electronics9060912</b:DOI>
    <b:RefOrder>219</b:RefOrder>
  </b:Source>
</b:Sources>
</file>

<file path=customXml/itemProps1.xml><?xml version="1.0" encoding="utf-8"?>
<ds:datastoreItem xmlns:ds="http://schemas.openxmlformats.org/officeDocument/2006/customXml" ds:itemID="{8A854074-1ED6-45FC-B817-96B157BBA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26</Pages>
  <Words>6422</Words>
  <Characters>36607</Characters>
  <Application>Microsoft Office Word</Application>
  <DocSecurity>0</DocSecurity>
  <Lines>305</Lines>
  <Paragraphs>85</Paragraphs>
  <ScaleCrop>false</ScaleCrop>
  <HeadingPairs>
    <vt:vector size="2" baseType="variant">
      <vt:variant>
        <vt:lpstr>Konu Başlığı</vt:lpstr>
      </vt:variant>
      <vt:variant>
        <vt:i4>1</vt:i4>
      </vt:variant>
    </vt:vector>
  </HeadingPairs>
  <TitlesOfParts>
    <vt:vector size="1" baseType="lpstr">
      <vt:lpstr>EGE ÜNİVERSİTESİ FEN BİLİMLERİ ENSTİTÜSÜ TEZ PROJE FORMU</vt:lpstr>
    </vt:vector>
  </TitlesOfParts>
  <Company>ege</Company>
  <LinksUpToDate>false</LinksUpToDate>
  <CharactersWithSpaces>42944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EGE ÜNİVERSİTESİ FEN BİLİMLERİ ENSTİTÜSÜ TEZ PROJE FORMU</dc:title>
  <dc:creator>orhun uzdiyem</dc:creator>
  <cp:lastModifiedBy>Ozben Kutlu</cp:lastModifiedBy>
  <cp:revision>51</cp:revision>
  <cp:lastPrinted>2025-12-14T11:28:00Z</cp:lastPrinted>
  <dcterms:created xsi:type="dcterms:W3CDTF">2025-12-08T12:07:00Z</dcterms:created>
  <dcterms:modified xsi:type="dcterms:W3CDTF">2025-12-15T20:46:00Z</dcterms:modified>
</cp:coreProperties>
</file>